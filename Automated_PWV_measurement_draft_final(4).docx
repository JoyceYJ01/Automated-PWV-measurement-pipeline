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6AC2B3" w14:textId="1FB01412" w:rsidR="006D0370" w:rsidRPr="00983AE9" w:rsidRDefault="00105718" w:rsidP="008C2328">
      <w:pPr>
        <w:jc w:val="both"/>
        <w:rPr>
          <w:rFonts w:asciiTheme="majorHAnsi" w:eastAsiaTheme="majorEastAsia" w:hAnsiTheme="majorHAnsi" w:cstheme="majorBidi"/>
          <w:b/>
          <w:bCs/>
          <w:kern w:val="2"/>
          <w:sz w:val="32"/>
          <w:szCs w:val="32"/>
          <w:lang w:eastAsia="en-US"/>
          <w14:ligatures w14:val="standardContextual"/>
        </w:rPr>
      </w:pPr>
      <w:r w:rsidRPr="00983AE9">
        <w:rPr>
          <w:rFonts w:asciiTheme="majorHAnsi" w:eastAsiaTheme="majorEastAsia" w:hAnsiTheme="majorHAnsi" w:cstheme="majorBidi"/>
          <w:b/>
          <w:bCs/>
          <w:kern w:val="2"/>
          <w:sz w:val="32"/>
          <w:szCs w:val="32"/>
          <w:lang w:eastAsia="en-US"/>
          <w14:ligatures w14:val="standardContextual"/>
        </w:rPr>
        <w:t>Title</w:t>
      </w:r>
      <w:r w:rsidR="00971B76" w:rsidRPr="00983AE9">
        <w:rPr>
          <w:rFonts w:asciiTheme="majorHAnsi" w:eastAsiaTheme="majorEastAsia" w:hAnsiTheme="majorHAnsi" w:cstheme="majorBidi"/>
          <w:b/>
          <w:bCs/>
          <w:kern w:val="2"/>
          <w:sz w:val="32"/>
          <w:szCs w:val="32"/>
          <w:lang w:eastAsia="en-US"/>
          <w14:ligatures w14:val="standardContextual"/>
        </w:rPr>
        <w:t xml:space="preserve"> </w:t>
      </w:r>
    </w:p>
    <w:p w14:paraId="6998EA0D" w14:textId="05EA66AB" w:rsidR="0062347E" w:rsidRPr="00983AE9" w:rsidRDefault="0062347E" w:rsidP="008C2328">
      <w:pPr>
        <w:jc w:val="both"/>
        <w:rPr>
          <w:b/>
          <w:bCs/>
          <w:sz w:val="24"/>
          <w:szCs w:val="24"/>
        </w:rPr>
      </w:pPr>
      <w:r w:rsidRPr="00983AE9">
        <w:rPr>
          <w:b/>
          <w:bCs/>
          <w:sz w:val="24"/>
          <w:szCs w:val="24"/>
        </w:rPr>
        <w:t>F</w:t>
      </w:r>
      <w:r w:rsidR="008C0CB2" w:rsidRPr="00983AE9">
        <w:rPr>
          <w:b/>
          <w:bCs/>
          <w:sz w:val="24"/>
          <w:szCs w:val="24"/>
        </w:rPr>
        <w:t xml:space="preserve">ully </w:t>
      </w:r>
      <w:r w:rsidRPr="00983AE9">
        <w:rPr>
          <w:b/>
          <w:bCs/>
          <w:sz w:val="24"/>
          <w:szCs w:val="24"/>
        </w:rPr>
        <w:t>A</w:t>
      </w:r>
      <w:r w:rsidR="008C0CB2" w:rsidRPr="00983AE9">
        <w:rPr>
          <w:b/>
          <w:bCs/>
          <w:sz w:val="24"/>
          <w:szCs w:val="24"/>
        </w:rPr>
        <w:t xml:space="preserve">utomated </w:t>
      </w:r>
      <w:r w:rsidRPr="00983AE9">
        <w:rPr>
          <w:b/>
          <w:bCs/>
          <w:sz w:val="24"/>
          <w:szCs w:val="24"/>
        </w:rPr>
        <w:t xml:space="preserve">Measurement of </w:t>
      </w:r>
      <w:r w:rsidR="007D6863" w:rsidRPr="00983AE9">
        <w:rPr>
          <w:b/>
          <w:bCs/>
          <w:sz w:val="24"/>
          <w:szCs w:val="24"/>
        </w:rPr>
        <w:t xml:space="preserve">Pulse </w:t>
      </w:r>
      <w:r w:rsidRPr="00983AE9">
        <w:rPr>
          <w:b/>
          <w:bCs/>
          <w:sz w:val="24"/>
          <w:szCs w:val="24"/>
        </w:rPr>
        <w:t>W</w:t>
      </w:r>
      <w:r w:rsidR="007D6863" w:rsidRPr="00983AE9">
        <w:rPr>
          <w:b/>
          <w:bCs/>
          <w:sz w:val="24"/>
          <w:szCs w:val="24"/>
        </w:rPr>
        <w:t xml:space="preserve">ave </w:t>
      </w:r>
      <w:r w:rsidRPr="00983AE9">
        <w:rPr>
          <w:b/>
          <w:bCs/>
          <w:sz w:val="24"/>
          <w:szCs w:val="24"/>
        </w:rPr>
        <w:t>V</w:t>
      </w:r>
      <w:r w:rsidR="007D6863" w:rsidRPr="00983AE9">
        <w:rPr>
          <w:b/>
          <w:bCs/>
          <w:sz w:val="24"/>
          <w:szCs w:val="24"/>
        </w:rPr>
        <w:t xml:space="preserve">elocity </w:t>
      </w:r>
      <w:r w:rsidRPr="00983AE9">
        <w:rPr>
          <w:b/>
          <w:bCs/>
          <w:sz w:val="24"/>
          <w:szCs w:val="24"/>
        </w:rPr>
        <w:t xml:space="preserve">from </w:t>
      </w:r>
      <w:r w:rsidR="0050348A" w:rsidRPr="00983AE9">
        <w:rPr>
          <w:b/>
          <w:bCs/>
          <w:sz w:val="24"/>
          <w:szCs w:val="24"/>
        </w:rPr>
        <w:t xml:space="preserve">Routine </w:t>
      </w:r>
      <w:r w:rsidRPr="00983AE9">
        <w:rPr>
          <w:b/>
          <w:bCs/>
          <w:sz w:val="24"/>
          <w:szCs w:val="24"/>
        </w:rPr>
        <w:t xml:space="preserve">Cardiac MR </w:t>
      </w:r>
      <w:r w:rsidR="005A2488" w:rsidRPr="00983AE9">
        <w:rPr>
          <w:b/>
          <w:bCs/>
          <w:sz w:val="24"/>
          <w:szCs w:val="24"/>
        </w:rPr>
        <w:t>Studies</w:t>
      </w:r>
    </w:p>
    <w:p w14:paraId="354DEC02" w14:textId="70BD8941" w:rsidR="005174CF" w:rsidRDefault="005174CF">
      <w:pPr>
        <w:spacing w:line="278" w:lineRule="auto"/>
        <w:rPr>
          <w:rFonts w:asciiTheme="majorHAnsi" w:eastAsiaTheme="majorEastAsia" w:hAnsiTheme="majorHAnsi" w:cstheme="majorBidi"/>
          <w:b/>
          <w:bCs/>
          <w:kern w:val="2"/>
          <w:sz w:val="32"/>
          <w:szCs w:val="32"/>
          <w:lang w:eastAsia="en-US"/>
          <w14:ligatures w14:val="standardContextual"/>
        </w:rPr>
      </w:pPr>
    </w:p>
    <w:p w14:paraId="519E89E1" w14:textId="44D6FFE4" w:rsidR="00DE3397" w:rsidRDefault="00DE3397" w:rsidP="008C2328">
      <w:pPr>
        <w:jc w:val="both"/>
        <w:rPr>
          <w:rFonts w:asciiTheme="majorHAnsi" w:eastAsiaTheme="majorEastAsia" w:hAnsiTheme="majorHAnsi" w:cstheme="majorBidi"/>
          <w:b/>
          <w:bCs/>
          <w:kern w:val="2"/>
          <w:sz w:val="32"/>
          <w:szCs w:val="32"/>
          <w:lang w:eastAsia="en-US"/>
          <w14:ligatures w14:val="standardContextual"/>
        </w:rPr>
      </w:pPr>
    </w:p>
    <w:p w14:paraId="28D07DDC" w14:textId="1A310DB6" w:rsidR="008D700B" w:rsidRDefault="00283357" w:rsidP="008C2328">
      <w:pPr>
        <w:jc w:val="both"/>
        <w:rPr>
          <w:sz w:val="24"/>
          <w:szCs w:val="24"/>
        </w:rPr>
      </w:pPr>
      <w:r w:rsidRPr="008D700B">
        <w:rPr>
          <w:rFonts w:asciiTheme="majorHAnsi" w:eastAsiaTheme="majorEastAsia" w:hAnsiTheme="majorHAnsi" w:cstheme="majorBidi"/>
          <w:b/>
          <w:bCs/>
          <w:kern w:val="2"/>
          <w:sz w:val="32"/>
          <w:szCs w:val="32"/>
          <w:lang w:eastAsia="en-US"/>
          <w14:ligatures w14:val="standardContextual"/>
        </w:rPr>
        <w:t>Abstract</w:t>
      </w:r>
      <w:r w:rsidR="005174CF">
        <w:rPr>
          <w:rFonts w:asciiTheme="majorHAnsi" w:eastAsiaTheme="majorEastAsia" w:hAnsiTheme="majorHAnsi" w:cstheme="majorBidi"/>
          <w:b/>
          <w:bCs/>
          <w:kern w:val="2"/>
          <w:sz w:val="32"/>
          <w:szCs w:val="32"/>
          <w:lang w:eastAsia="en-US"/>
          <w14:ligatures w14:val="standardContextual"/>
        </w:rPr>
        <w:t xml:space="preserve"> </w:t>
      </w:r>
    </w:p>
    <w:p w14:paraId="3A315C32" w14:textId="7E0805EB" w:rsidR="00D21B34" w:rsidRDefault="0056447A" w:rsidP="00EE4DF8">
      <w:pPr>
        <w:jc w:val="both"/>
        <w:rPr>
          <w:color w:val="000000" w:themeColor="text1"/>
          <w:sz w:val="24"/>
          <w:szCs w:val="24"/>
        </w:rPr>
      </w:pPr>
      <w:r>
        <w:rPr>
          <w:b/>
          <w:color w:val="000000" w:themeColor="text1"/>
          <w:sz w:val="24"/>
          <w:szCs w:val="24"/>
        </w:rPr>
        <w:t>Introduction</w:t>
      </w:r>
      <w:r w:rsidR="00B61E2A">
        <w:rPr>
          <w:color w:val="000000" w:themeColor="text1"/>
          <w:sz w:val="24"/>
          <w:szCs w:val="24"/>
        </w:rPr>
        <w:t xml:space="preserve">: </w:t>
      </w:r>
      <w:r w:rsidR="008D700B" w:rsidRPr="0046646A">
        <w:rPr>
          <w:color w:val="000000" w:themeColor="text1"/>
          <w:sz w:val="24"/>
          <w:szCs w:val="24"/>
        </w:rPr>
        <w:t xml:space="preserve">Aortic pulse wave velocity (PWV) </w:t>
      </w:r>
      <w:r w:rsidR="00972F18">
        <w:rPr>
          <w:color w:val="000000" w:themeColor="text1"/>
          <w:sz w:val="24"/>
          <w:szCs w:val="24"/>
        </w:rPr>
        <w:t xml:space="preserve">is </w:t>
      </w:r>
      <w:r w:rsidR="005F1504">
        <w:rPr>
          <w:color w:val="000000" w:themeColor="text1"/>
          <w:sz w:val="24"/>
          <w:szCs w:val="24"/>
        </w:rPr>
        <w:t xml:space="preserve">a </w:t>
      </w:r>
      <w:r w:rsidR="00C637BB">
        <w:rPr>
          <w:color w:val="000000" w:themeColor="text1"/>
          <w:sz w:val="24"/>
          <w:szCs w:val="24"/>
        </w:rPr>
        <w:t xml:space="preserve">prognostic biomarker </w:t>
      </w:r>
      <w:r w:rsidR="000F33E1">
        <w:rPr>
          <w:color w:val="000000" w:themeColor="text1"/>
          <w:sz w:val="24"/>
          <w:szCs w:val="24"/>
        </w:rPr>
        <w:t xml:space="preserve">for </w:t>
      </w:r>
      <w:r w:rsidR="00903A67">
        <w:rPr>
          <w:color w:val="000000" w:themeColor="text1"/>
          <w:sz w:val="24"/>
          <w:szCs w:val="24"/>
        </w:rPr>
        <w:t>cardiovascular disease</w:t>
      </w:r>
      <w:r w:rsidR="00387C1B">
        <w:rPr>
          <w:color w:val="000000" w:themeColor="text1"/>
          <w:sz w:val="24"/>
          <w:szCs w:val="24"/>
        </w:rPr>
        <w:t xml:space="preserve">, </w:t>
      </w:r>
      <w:r w:rsidR="009A1BF0">
        <w:rPr>
          <w:color w:val="000000" w:themeColor="text1"/>
          <w:sz w:val="24"/>
          <w:szCs w:val="24"/>
        </w:rPr>
        <w:t xml:space="preserve">which can be </w:t>
      </w:r>
      <w:r w:rsidR="00387C1B">
        <w:rPr>
          <w:color w:val="000000" w:themeColor="text1"/>
          <w:sz w:val="24"/>
          <w:szCs w:val="24"/>
        </w:rPr>
        <w:t xml:space="preserve">measured by </w:t>
      </w:r>
      <w:r w:rsidR="00F437E1">
        <w:rPr>
          <w:color w:val="000000" w:themeColor="text1"/>
          <w:sz w:val="24"/>
          <w:szCs w:val="24"/>
        </w:rPr>
        <w:t>dividing the aortic path length by the pulse transit time</w:t>
      </w:r>
      <w:r w:rsidR="00903A67">
        <w:rPr>
          <w:color w:val="000000" w:themeColor="text1"/>
          <w:sz w:val="24"/>
          <w:szCs w:val="24"/>
        </w:rPr>
        <w:t xml:space="preserve">. </w:t>
      </w:r>
      <w:r w:rsidR="0077742D">
        <w:rPr>
          <w:color w:val="000000" w:themeColor="text1"/>
          <w:sz w:val="24"/>
          <w:szCs w:val="24"/>
        </w:rPr>
        <w:t>However,</w:t>
      </w:r>
      <w:r w:rsidR="00903A67">
        <w:rPr>
          <w:color w:val="000000" w:themeColor="text1"/>
          <w:sz w:val="24"/>
          <w:szCs w:val="24"/>
        </w:rPr>
        <w:t xml:space="preserve"> </w:t>
      </w:r>
      <w:r w:rsidR="003B7873">
        <w:rPr>
          <w:color w:val="000000" w:themeColor="text1"/>
          <w:sz w:val="24"/>
          <w:szCs w:val="24"/>
        </w:rPr>
        <w:t xml:space="preserve">current </w:t>
      </w:r>
      <w:r w:rsidR="0077742D">
        <w:rPr>
          <w:color w:val="000000" w:themeColor="text1"/>
          <w:sz w:val="24"/>
          <w:szCs w:val="24"/>
        </w:rPr>
        <w:t xml:space="preserve">MRI </w:t>
      </w:r>
      <w:r w:rsidR="00CD1D94">
        <w:rPr>
          <w:color w:val="000000" w:themeColor="text1"/>
          <w:sz w:val="24"/>
          <w:szCs w:val="24"/>
        </w:rPr>
        <w:t>techniques require</w:t>
      </w:r>
      <w:r w:rsidR="00AC56DE">
        <w:rPr>
          <w:color w:val="000000" w:themeColor="text1"/>
          <w:sz w:val="24"/>
          <w:szCs w:val="24"/>
        </w:rPr>
        <w:t xml:space="preserve"> </w:t>
      </w:r>
      <w:r w:rsidR="006E2054">
        <w:rPr>
          <w:color w:val="000000" w:themeColor="text1"/>
          <w:sz w:val="24"/>
          <w:szCs w:val="24"/>
        </w:rPr>
        <w:t xml:space="preserve">special sequences </w:t>
      </w:r>
      <w:r w:rsidR="004E36E3">
        <w:rPr>
          <w:color w:val="000000" w:themeColor="text1"/>
          <w:sz w:val="24"/>
          <w:szCs w:val="24"/>
        </w:rPr>
        <w:t>and time-consuming</w:t>
      </w:r>
      <w:r w:rsidR="00AC56DE">
        <w:rPr>
          <w:color w:val="000000" w:themeColor="text1"/>
          <w:sz w:val="24"/>
          <w:szCs w:val="24"/>
        </w:rPr>
        <w:t xml:space="preserve"> manual analysis</w:t>
      </w:r>
      <w:r w:rsidR="004E36E3">
        <w:rPr>
          <w:color w:val="000000" w:themeColor="text1"/>
          <w:sz w:val="24"/>
          <w:szCs w:val="24"/>
        </w:rPr>
        <w:t xml:space="preserve">.  </w:t>
      </w:r>
      <w:r w:rsidR="006F56E8">
        <w:rPr>
          <w:color w:val="000000" w:themeColor="text1"/>
          <w:sz w:val="24"/>
          <w:szCs w:val="24"/>
        </w:rPr>
        <w:t xml:space="preserve">We aimed to </w:t>
      </w:r>
      <w:r w:rsidR="00105416">
        <w:rPr>
          <w:color w:val="000000" w:themeColor="text1"/>
          <w:sz w:val="24"/>
          <w:szCs w:val="24"/>
        </w:rPr>
        <w:t xml:space="preserve">fully automate the process using </w:t>
      </w:r>
      <w:r w:rsidR="006F56E8">
        <w:rPr>
          <w:color w:val="000000" w:themeColor="text1"/>
          <w:sz w:val="24"/>
          <w:szCs w:val="24"/>
        </w:rPr>
        <w:t xml:space="preserve">deep learning </w:t>
      </w:r>
      <w:r w:rsidR="003142EF">
        <w:rPr>
          <w:color w:val="000000" w:themeColor="text1"/>
          <w:sz w:val="24"/>
          <w:szCs w:val="24"/>
        </w:rPr>
        <w:t xml:space="preserve">to </w:t>
      </w:r>
      <w:r w:rsidR="00A949B1">
        <w:rPr>
          <w:color w:val="000000" w:themeColor="text1"/>
          <w:sz w:val="24"/>
          <w:szCs w:val="24"/>
        </w:rPr>
        <w:t xml:space="preserve">measure PWV </w:t>
      </w:r>
      <w:r w:rsidR="00105416">
        <w:rPr>
          <w:color w:val="000000" w:themeColor="text1"/>
          <w:sz w:val="24"/>
          <w:szCs w:val="24"/>
        </w:rPr>
        <w:t xml:space="preserve">from standard sequences, </w:t>
      </w:r>
      <w:r w:rsidR="008579E8">
        <w:rPr>
          <w:color w:val="000000" w:themeColor="text1"/>
          <w:sz w:val="24"/>
          <w:szCs w:val="24"/>
        </w:rPr>
        <w:t xml:space="preserve">facilitating </w:t>
      </w:r>
      <w:r w:rsidR="00145495">
        <w:rPr>
          <w:color w:val="000000" w:themeColor="text1"/>
          <w:sz w:val="24"/>
          <w:szCs w:val="24"/>
        </w:rPr>
        <w:t>PWV measurement</w:t>
      </w:r>
      <w:r w:rsidR="00A949B1">
        <w:rPr>
          <w:color w:val="000000" w:themeColor="text1"/>
          <w:sz w:val="24"/>
          <w:szCs w:val="24"/>
        </w:rPr>
        <w:t xml:space="preserve"> in routine clinical and research scans</w:t>
      </w:r>
      <w:r w:rsidR="00105416">
        <w:rPr>
          <w:color w:val="000000" w:themeColor="text1"/>
          <w:sz w:val="24"/>
          <w:szCs w:val="24"/>
        </w:rPr>
        <w:t>.</w:t>
      </w:r>
    </w:p>
    <w:p w14:paraId="2357D490" w14:textId="4AB277F0" w:rsidR="00597CBC" w:rsidRDefault="00B61E2A" w:rsidP="003A2186">
      <w:pPr>
        <w:jc w:val="both"/>
        <w:rPr>
          <w:color w:val="000000" w:themeColor="text1"/>
          <w:sz w:val="24"/>
          <w:szCs w:val="24"/>
        </w:rPr>
      </w:pPr>
      <w:r w:rsidRPr="00B31270">
        <w:rPr>
          <w:b/>
          <w:color w:val="000000" w:themeColor="text1"/>
          <w:sz w:val="24"/>
          <w:szCs w:val="24"/>
        </w:rPr>
        <w:t>Methods</w:t>
      </w:r>
      <w:r>
        <w:rPr>
          <w:color w:val="000000" w:themeColor="text1"/>
          <w:sz w:val="24"/>
          <w:szCs w:val="24"/>
        </w:rPr>
        <w:t xml:space="preserve">: </w:t>
      </w:r>
      <w:r w:rsidR="00F82807" w:rsidRPr="00F82807">
        <w:rPr>
          <w:color w:val="000000" w:themeColor="text1"/>
          <w:sz w:val="24"/>
          <w:szCs w:val="24"/>
        </w:rPr>
        <w:t>A deep learning (DL) model was developed to generate high-resolution 3D aortic segmentation</w:t>
      </w:r>
      <w:r w:rsidR="009009A0">
        <w:rPr>
          <w:color w:val="000000" w:themeColor="text1"/>
          <w:sz w:val="24"/>
          <w:szCs w:val="24"/>
        </w:rPr>
        <w:t>s</w:t>
      </w:r>
      <w:r w:rsidR="00F82807" w:rsidRPr="00F82807">
        <w:rPr>
          <w:color w:val="000000" w:themeColor="text1"/>
          <w:sz w:val="24"/>
          <w:szCs w:val="24"/>
        </w:rPr>
        <w:t xml:space="preserve"> from </w:t>
      </w:r>
      <w:r w:rsidR="00D16BFE">
        <w:rPr>
          <w:color w:val="000000" w:themeColor="text1"/>
          <w:sz w:val="24"/>
          <w:szCs w:val="24"/>
        </w:rPr>
        <w:t>routine</w:t>
      </w:r>
      <w:r w:rsidR="00F82807" w:rsidRPr="00F82807">
        <w:rPr>
          <w:color w:val="000000" w:themeColor="text1"/>
          <w:sz w:val="24"/>
          <w:szCs w:val="24"/>
        </w:rPr>
        <w:t xml:space="preserve"> 2D trans-axial </w:t>
      </w:r>
      <w:r w:rsidR="009A1BF0">
        <w:rPr>
          <w:sz w:val="24"/>
          <w:szCs w:val="24"/>
        </w:rPr>
        <w:t>SSFP</w:t>
      </w:r>
      <w:r w:rsidR="00F1060B" w:rsidRPr="001F07B7">
        <w:rPr>
          <w:sz w:val="24"/>
          <w:szCs w:val="24"/>
        </w:rPr>
        <w:t xml:space="preserve"> </w:t>
      </w:r>
      <w:r w:rsidR="00F82807" w:rsidRPr="00F82807">
        <w:rPr>
          <w:color w:val="000000" w:themeColor="text1"/>
          <w:sz w:val="24"/>
          <w:szCs w:val="24"/>
        </w:rPr>
        <w:t>localizer images</w:t>
      </w:r>
      <w:r w:rsidR="00BC1C7C">
        <w:rPr>
          <w:color w:val="000000" w:themeColor="text1"/>
          <w:sz w:val="24"/>
          <w:szCs w:val="24"/>
        </w:rPr>
        <w:t>, and t</w:t>
      </w:r>
      <w:r w:rsidR="00F82807" w:rsidRPr="00F82807">
        <w:rPr>
          <w:color w:val="000000" w:themeColor="text1"/>
          <w:sz w:val="24"/>
          <w:szCs w:val="24"/>
        </w:rPr>
        <w:t>he centerline</w:t>
      </w:r>
      <w:r w:rsidR="009009A0">
        <w:rPr>
          <w:color w:val="000000" w:themeColor="text1"/>
          <w:sz w:val="24"/>
          <w:szCs w:val="24"/>
        </w:rPr>
        <w:t>s</w:t>
      </w:r>
      <w:r w:rsidR="00F82807" w:rsidRPr="00F82807">
        <w:rPr>
          <w:color w:val="000000" w:themeColor="text1"/>
          <w:sz w:val="24"/>
          <w:szCs w:val="24"/>
        </w:rPr>
        <w:t xml:space="preserve"> of the resulting segmentation</w:t>
      </w:r>
      <w:r w:rsidR="009009A0">
        <w:rPr>
          <w:color w:val="000000" w:themeColor="text1"/>
          <w:sz w:val="24"/>
          <w:szCs w:val="24"/>
        </w:rPr>
        <w:t>s</w:t>
      </w:r>
      <w:r w:rsidR="00F82807" w:rsidRPr="00F82807">
        <w:rPr>
          <w:color w:val="000000" w:themeColor="text1"/>
          <w:sz w:val="24"/>
          <w:szCs w:val="24"/>
        </w:rPr>
        <w:t xml:space="preserve"> </w:t>
      </w:r>
      <w:r w:rsidR="009009A0">
        <w:rPr>
          <w:color w:val="000000" w:themeColor="text1"/>
          <w:sz w:val="24"/>
          <w:szCs w:val="24"/>
        </w:rPr>
        <w:t xml:space="preserve">were </w:t>
      </w:r>
      <w:r w:rsidR="00F82807" w:rsidRPr="00F82807">
        <w:rPr>
          <w:color w:val="000000" w:themeColor="text1"/>
          <w:sz w:val="24"/>
          <w:szCs w:val="24"/>
        </w:rPr>
        <w:t>used to estimate the aortic path length.</w:t>
      </w:r>
      <w:r w:rsidR="004B3355">
        <w:rPr>
          <w:color w:val="000000" w:themeColor="text1"/>
          <w:sz w:val="24"/>
          <w:szCs w:val="24"/>
        </w:rPr>
        <w:t xml:space="preserve"> </w:t>
      </w:r>
      <w:r w:rsidR="00F05600">
        <w:rPr>
          <w:color w:val="000000" w:themeColor="text1"/>
          <w:sz w:val="24"/>
          <w:szCs w:val="24"/>
        </w:rPr>
        <w:t xml:space="preserve">A further DL model was built to automatically segment the ascending and descending aorta </w:t>
      </w:r>
      <w:r w:rsidR="00823940">
        <w:rPr>
          <w:color w:val="000000" w:themeColor="text1"/>
          <w:sz w:val="24"/>
          <w:szCs w:val="24"/>
        </w:rPr>
        <w:t xml:space="preserve">in </w:t>
      </w:r>
      <w:r w:rsidR="00F05600">
        <w:rPr>
          <w:color w:val="000000" w:themeColor="text1"/>
          <w:sz w:val="24"/>
          <w:szCs w:val="24"/>
        </w:rPr>
        <w:t>phase contrast im</w:t>
      </w:r>
      <w:r w:rsidR="00F77D5E">
        <w:rPr>
          <w:color w:val="000000" w:themeColor="text1"/>
          <w:sz w:val="24"/>
          <w:szCs w:val="24"/>
        </w:rPr>
        <w:t>ages</w:t>
      </w:r>
      <w:r w:rsidR="00657E23">
        <w:rPr>
          <w:color w:val="000000" w:themeColor="text1"/>
          <w:sz w:val="24"/>
          <w:szCs w:val="24"/>
        </w:rPr>
        <w:t xml:space="preserve">, and pulse transit time </w:t>
      </w:r>
      <w:r w:rsidR="0011241F">
        <w:rPr>
          <w:color w:val="000000" w:themeColor="text1"/>
          <w:sz w:val="24"/>
          <w:szCs w:val="24"/>
        </w:rPr>
        <w:t xml:space="preserve">was </w:t>
      </w:r>
      <w:r w:rsidR="00657E23">
        <w:rPr>
          <w:color w:val="000000" w:themeColor="text1"/>
          <w:sz w:val="24"/>
          <w:szCs w:val="24"/>
        </w:rPr>
        <w:t xml:space="preserve">estimated </w:t>
      </w:r>
      <w:r w:rsidR="00C81E19">
        <w:rPr>
          <w:color w:val="000000" w:themeColor="text1"/>
          <w:sz w:val="24"/>
          <w:szCs w:val="24"/>
        </w:rPr>
        <w:t xml:space="preserve">from </w:t>
      </w:r>
      <w:r w:rsidR="00657E23">
        <w:rPr>
          <w:color w:val="000000" w:themeColor="text1"/>
          <w:sz w:val="24"/>
          <w:szCs w:val="24"/>
        </w:rPr>
        <w:t>the sampled flow curves.</w:t>
      </w:r>
      <w:r w:rsidR="00C82F3A">
        <w:rPr>
          <w:color w:val="000000" w:themeColor="text1"/>
          <w:sz w:val="24"/>
          <w:szCs w:val="24"/>
        </w:rPr>
        <w:t xml:space="preserve"> </w:t>
      </w:r>
      <w:commentRangeStart w:id="0"/>
      <w:r w:rsidR="00BD0DDF">
        <w:rPr>
          <w:color w:val="000000" w:themeColor="text1"/>
          <w:sz w:val="24"/>
          <w:szCs w:val="24"/>
        </w:rPr>
        <w:t xml:space="preserve">Quantitative comparison </w:t>
      </w:r>
      <w:r w:rsidR="003A2186">
        <w:rPr>
          <w:color w:val="000000" w:themeColor="text1"/>
          <w:sz w:val="24"/>
          <w:szCs w:val="24"/>
        </w:rPr>
        <w:t>with trained observers was performed for</w:t>
      </w:r>
      <w:r w:rsidR="00FA528A">
        <w:rPr>
          <w:color w:val="000000" w:themeColor="text1"/>
          <w:sz w:val="24"/>
          <w:szCs w:val="24"/>
        </w:rPr>
        <w:t xml:space="preserve"> </w:t>
      </w:r>
      <w:r w:rsidR="003A2186">
        <w:rPr>
          <w:color w:val="000000" w:themeColor="text1"/>
          <w:sz w:val="24"/>
          <w:szCs w:val="24"/>
        </w:rPr>
        <w:t xml:space="preserve">path length, aortic flow segmentation and transit time, </w:t>
      </w:r>
      <w:r w:rsidR="000A0B8C">
        <w:rPr>
          <w:color w:val="000000" w:themeColor="text1"/>
          <w:sz w:val="24"/>
          <w:szCs w:val="24"/>
        </w:rPr>
        <w:t xml:space="preserve">either </w:t>
      </w:r>
      <w:r w:rsidR="003A2186">
        <w:rPr>
          <w:color w:val="000000" w:themeColor="text1"/>
          <w:sz w:val="24"/>
          <w:szCs w:val="24"/>
        </w:rPr>
        <w:t>using an external clinical dataset</w:t>
      </w:r>
      <w:r w:rsidR="00B72A8A">
        <w:rPr>
          <w:color w:val="000000" w:themeColor="text1"/>
          <w:sz w:val="24"/>
          <w:szCs w:val="24"/>
        </w:rPr>
        <w:t xml:space="preserve"> </w:t>
      </w:r>
      <w:r w:rsidR="00F77D5E">
        <w:rPr>
          <w:color w:val="000000" w:themeColor="text1"/>
          <w:sz w:val="24"/>
          <w:szCs w:val="24"/>
        </w:rPr>
        <w:t>with both localizers and paired</w:t>
      </w:r>
      <w:r w:rsidR="003A2186">
        <w:rPr>
          <w:color w:val="000000" w:themeColor="text1"/>
          <w:sz w:val="24"/>
          <w:szCs w:val="24"/>
        </w:rPr>
        <w:t xml:space="preserve"> 3D images acquired </w:t>
      </w:r>
      <w:r w:rsidR="000A0B8C">
        <w:rPr>
          <w:color w:val="000000" w:themeColor="text1"/>
          <w:sz w:val="24"/>
          <w:szCs w:val="24"/>
        </w:rPr>
        <w:t>or</w:t>
      </w:r>
      <w:r w:rsidR="003A2186">
        <w:rPr>
          <w:color w:val="000000" w:themeColor="text1"/>
          <w:sz w:val="24"/>
          <w:szCs w:val="24"/>
        </w:rPr>
        <w:t xml:space="preserve"> on a sample of </w:t>
      </w:r>
      <w:r w:rsidR="00BD0DDF">
        <w:rPr>
          <w:color w:val="000000" w:themeColor="text1"/>
          <w:sz w:val="24"/>
          <w:szCs w:val="24"/>
        </w:rPr>
        <w:t>UK Biobank</w:t>
      </w:r>
      <w:r w:rsidR="003A2186">
        <w:rPr>
          <w:color w:val="000000" w:themeColor="text1"/>
          <w:sz w:val="24"/>
          <w:szCs w:val="24"/>
        </w:rPr>
        <w:t xml:space="preserve"> subjects</w:t>
      </w:r>
      <w:r w:rsidR="00BD0DDF">
        <w:rPr>
          <w:color w:val="000000" w:themeColor="text1"/>
          <w:sz w:val="24"/>
          <w:szCs w:val="24"/>
        </w:rPr>
        <w:t xml:space="preserve">. </w:t>
      </w:r>
      <w:commentRangeEnd w:id="0"/>
      <w:r w:rsidR="00F77D5E">
        <w:rPr>
          <w:rStyle w:val="CommentReference"/>
        </w:rPr>
        <w:commentReference w:id="0"/>
      </w:r>
      <w:r w:rsidR="0055110A">
        <w:rPr>
          <w:color w:val="000000" w:themeColor="text1"/>
          <w:sz w:val="24"/>
          <w:szCs w:val="24"/>
        </w:rPr>
        <w:t>Potential a</w:t>
      </w:r>
      <w:r w:rsidR="00302B2B">
        <w:rPr>
          <w:color w:val="000000" w:themeColor="text1"/>
          <w:sz w:val="24"/>
          <w:szCs w:val="24"/>
        </w:rPr>
        <w:t xml:space="preserve">pplication </w:t>
      </w:r>
      <w:r w:rsidR="00A83C7A">
        <w:rPr>
          <w:color w:val="000000" w:themeColor="text1"/>
          <w:sz w:val="24"/>
          <w:szCs w:val="24"/>
        </w:rPr>
        <w:t xml:space="preserve">to clinical research </w:t>
      </w:r>
      <w:r w:rsidR="0055110A">
        <w:rPr>
          <w:color w:val="000000" w:themeColor="text1"/>
          <w:sz w:val="24"/>
          <w:szCs w:val="24"/>
        </w:rPr>
        <w:t xml:space="preserve">scans </w:t>
      </w:r>
      <w:r w:rsidR="00F635B4">
        <w:rPr>
          <w:color w:val="000000" w:themeColor="text1"/>
          <w:sz w:val="24"/>
          <w:szCs w:val="24"/>
        </w:rPr>
        <w:t>wa</w:t>
      </w:r>
      <w:r w:rsidR="00A83C7A">
        <w:rPr>
          <w:color w:val="000000" w:themeColor="text1"/>
          <w:sz w:val="24"/>
          <w:szCs w:val="24"/>
        </w:rPr>
        <w:t xml:space="preserve">s </w:t>
      </w:r>
      <w:r w:rsidR="00967E27">
        <w:rPr>
          <w:color w:val="000000" w:themeColor="text1"/>
          <w:sz w:val="24"/>
          <w:szCs w:val="24"/>
        </w:rPr>
        <w:t>evaluated on 10</w:t>
      </w:r>
      <w:r w:rsidR="00E82F36">
        <w:rPr>
          <w:color w:val="000000" w:themeColor="text1"/>
          <w:sz w:val="24"/>
          <w:szCs w:val="24"/>
        </w:rPr>
        <w:t>53</w:t>
      </w:r>
      <w:r w:rsidR="00967E27">
        <w:rPr>
          <w:color w:val="000000" w:themeColor="text1"/>
          <w:sz w:val="24"/>
          <w:szCs w:val="24"/>
        </w:rPr>
        <w:t xml:space="preserve"> subjects from the UK Biobank</w:t>
      </w:r>
      <w:r w:rsidR="00A83C7A">
        <w:rPr>
          <w:color w:val="000000" w:themeColor="text1"/>
          <w:sz w:val="24"/>
          <w:szCs w:val="24"/>
        </w:rPr>
        <w:t>.</w:t>
      </w:r>
    </w:p>
    <w:p w14:paraId="5D7947E9" w14:textId="52B12348" w:rsidR="005B4AF7" w:rsidRDefault="00B61E2A" w:rsidP="008C2328">
      <w:pPr>
        <w:jc w:val="both"/>
        <w:rPr>
          <w:sz w:val="24"/>
          <w:szCs w:val="24"/>
        </w:rPr>
      </w:pPr>
      <w:r w:rsidRPr="00B31270">
        <w:rPr>
          <w:b/>
          <w:color w:val="000000" w:themeColor="text1"/>
          <w:sz w:val="24"/>
          <w:szCs w:val="24"/>
        </w:rPr>
        <w:t>Results</w:t>
      </w:r>
      <w:r>
        <w:rPr>
          <w:color w:val="000000" w:themeColor="text1"/>
          <w:sz w:val="24"/>
          <w:szCs w:val="24"/>
        </w:rPr>
        <w:t xml:space="preserve">: </w:t>
      </w:r>
      <w:r w:rsidR="00FD39DB">
        <w:rPr>
          <w:color w:val="000000" w:themeColor="text1"/>
          <w:sz w:val="24"/>
          <w:szCs w:val="24"/>
        </w:rPr>
        <w:t xml:space="preserve">Aortic </w:t>
      </w:r>
      <w:r w:rsidR="00E01966">
        <w:rPr>
          <w:color w:val="000000" w:themeColor="text1"/>
          <w:sz w:val="24"/>
          <w:szCs w:val="24"/>
        </w:rPr>
        <w:t xml:space="preserve">path length measurement </w:t>
      </w:r>
      <w:r w:rsidR="00BC279F">
        <w:rPr>
          <w:color w:val="000000" w:themeColor="text1"/>
          <w:sz w:val="24"/>
          <w:szCs w:val="24"/>
        </w:rPr>
        <w:t>wa</w:t>
      </w:r>
      <w:r w:rsidR="00E01966">
        <w:rPr>
          <w:color w:val="000000" w:themeColor="text1"/>
          <w:sz w:val="24"/>
          <w:szCs w:val="24"/>
        </w:rPr>
        <w:t>s accurate with</w:t>
      </w:r>
      <w:r w:rsidR="00B138BD">
        <w:rPr>
          <w:color w:val="000000" w:themeColor="text1"/>
          <w:sz w:val="24"/>
          <w:szCs w:val="24"/>
        </w:rPr>
        <w:t xml:space="preserve"> </w:t>
      </w:r>
      <w:r w:rsidR="00B138BD">
        <w:rPr>
          <w:sz w:val="24"/>
          <w:szCs w:val="24"/>
        </w:rPr>
        <w:t xml:space="preserve">no </w:t>
      </w:r>
      <w:r w:rsidR="000F68EE">
        <w:rPr>
          <w:sz w:val="24"/>
          <w:szCs w:val="24"/>
        </w:rPr>
        <w:t xml:space="preserve">major </w:t>
      </w:r>
      <w:r w:rsidR="00B138BD">
        <w:rPr>
          <w:sz w:val="24"/>
          <w:szCs w:val="24"/>
        </w:rPr>
        <w:t>difference between</w:t>
      </w:r>
      <w:r w:rsidR="00E01966">
        <w:rPr>
          <w:sz w:val="24"/>
          <w:szCs w:val="24"/>
        </w:rPr>
        <w:t xml:space="preserve"> </w:t>
      </w:r>
      <w:r w:rsidR="007414B4">
        <w:rPr>
          <w:sz w:val="24"/>
          <w:szCs w:val="24"/>
        </w:rPr>
        <w:t>the proposed method</w:t>
      </w:r>
      <w:r w:rsidR="00B138BD">
        <w:rPr>
          <w:sz w:val="24"/>
          <w:szCs w:val="24"/>
        </w:rPr>
        <w:t xml:space="preserve"> </w:t>
      </w:r>
      <w:r w:rsidR="001F73E9">
        <w:rPr>
          <w:sz w:val="24"/>
          <w:szCs w:val="24"/>
        </w:rPr>
        <w:t xml:space="preserve">(125 </w:t>
      </w:r>
      <w:r w:rsidR="001F73E9" w:rsidRPr="00201FA1">
        <w:rPr>
          <w:sz w:val="24"/>
          <w:szCs w:val="24"/>
        </w:rPr>
        <w:t>±</w:t>
      </w:r>
      <w:r w:rsidR="001F73E9">
        <w:rPr>
          <w:sz w:val="24"/>
          <w:szCs w:val="24"/>
        </w:rPr>
        <w:t xml:space="preserve"> 19mm) </w:t>
      </w:r>
      <w:r w:rsidR="00B138BD">
        <w:rPr>
          <w:sz w:val="24"/>
          <w:szCs w:val="24"/>
        </w:rPr>
        <w:t>and</w:t>
      </w:r>
      <w:r w:rsidR="007414B4">
        <w:rPr>
          <w:sz w:val="24"/>
          <w:szCs w:val="24"/>
        </w:rPr>
        <w:t xml:space="preserve"> </w:t>
      </w:r>
      <w:r w:rsidR="005A1920">
        <w:rPr>
          <w:sz w:val="24"/>
          <w:szCs w:val="24"/>
        </w:rPr>
        <w:t>manual measurement by a trained observer</w:t>
      </w:r>
      <w:r w:rsidR="00B138BD">
        <w:rPr>
          <w:sz w:val="24"/>
          <w:szCs w:val="24"/>
        </w:rPr>
        <w:t xml:space="preserve"> </w:t>
      </w:r>
      <w:r w:rsidR="00BF1381" w:rsidRPr="00EB3BA4">
        <w:rPr>
          <w:sz w:val="24"/>
          <w:szCs w:val="24"/>
        </w:rPr>
        <w:t>(</w:t>
      </w:r>
      <w:r w:rsidR="001F73E9">
        <w:rPr>
          <w:sz w:val="24"/>
          <w:szCs w:val="24"/>
        </w:rPr>
        <w:t xml:space="preserve">124 </w:t>
      </w:r>
      <w:r w:rsidR="001F73E9" w:rsidRPr="00201FA1">
        <w:rPr>
          <w:sz w:val="24"/>
          <w:szCs w:val="24"/>
        </w:rPr>
        <w:t>±</w:t>
      </w:r>
      <w:r w:rsidR="001F73E9">
        <w:rPr>
          <w:sz w:val="24"/>
          <w:szCs w:val="24"/>
        </w:rPr>
        <w:t xml:space="preserve"> 19mm</w:t>
      </w:r>
      <w:r w:rsidR="007414B4">
        <w:rPr>
          <w:sz w:val="24"/>
          <w:szCs w:val="24"/>
        </w:rPr>
        <w:t>)</w:t>
      </w:r>
      <w:r w:rsidR="001F73E9">
        <w:rPr>
          <w:sz w:val="24"/>
          <w:szCs w:val="24"/>
        </w:rPr>
        <w:t xml:space="preserve"> </w:t>
      </w:r>
      <w:r w:rsidR="007414B4">
        <w:rPr>
          <w:sz w:val="24"/>
          <w:szCs w:val="24"/>
        </w:rPr>
        <w:t>(</w:t>
      </w:r>
      <w:r w:rsidR="001F73E9">
        <w:rPr>
          <w:sz w:val="24"/>
          <w:szCs w:val="24"/>
        </w:rPr>
        <w:t>P</w:t>
      </w:r>
      <w:r w:rsidR="007F32B3">
        <w:rPr>
          <w:sz w:val="24"/>
          <w:szCs w:val="24"/>
        </w:rPr>
        <w:t>=0.88</w:t>
      </w:r>
      <w:r w:rsidR="00BF1381" w:rsidRPr="00EB3BA4">
        <w:rPr>
          <w:sz w:val="24"/>
          <w:szCs w:val="24"/>
        </w:rPr>
        <w:t>).</w:t>
      </w:r>
      <w:r w:rsidR="00550F74" w:rsidRPr="00EB3BA4">
        <w:rPr>
          <w:sz w:val="24"/>
          <w:szCs w:val="24"/>
        </w:rPr>
        <w:t xml:space="preserve"> </w:t>
      </w:r>
      <w:r w:rsidR="00FD1345" w:rsidRPr="00EB3BA4">
        <w:rPr>
          <w:sz w:val="24"/>
          <w:szCs w:val="24"/>
        </w:rPr>
        <w:t xml:space="preserve">Automated </w:t>
      </w:r>
      <w:r w:rsidR="009A1BF0">
        <w:rPr>
          <w:sz w:val="24"/>
          <w:szCs w:val="24"/>
        </w:rPr>
        <w:t>phase contrast</w:t>
      </w:r>
      <w:r w:rsidR="000F33E1" w:rsidRPr="001F73E9">
        <w:rPr>
          <w:sz w:val="24"/>
          <w:szCs w:val="24"/>
        </w:rPr>
        <w:t xml:space="preserve"> image</w:t>
      </w:r>
      <w:r w:rsidR="00FD1345" w:rsidRPr="00EB3BA4">
        <w:rPr>
          <w:sz w:val="24"/>
          <w:szCs w:val="24"/>
        </w:rPr>
        <w:t xml:space="preserve"> segmentation was </w:t>
      </w:r>
      <w:r w:rsidR="00350928">
        <w:rPr>
          <w:sz w:val="24"/>
          <w:szCs w:val="24"/>
        </w:rPr>
        <w:t xml:space="preserve">similar to that of a trained observer </w:t>
      </w:r>
      <w:r w:rsidR="00FD1345" w:rsidRPr="00EB3BA4">
        <w:rPr>
          <w:sz w:val="24"/>
          <w:szCs w:val="24"/>
        </w:rPr>
        <w:t xml:space="preserve">for both </w:t>
      </w:r>
      <w:r w:rsidR="001A1DF9">
        <w:rPr>
          <w:sz w:val="24"/>
          <w:szCs w:val="24"/>
        </w:rPr>
        <w:t xml:space="preserve">the </w:t>
      </w:r>
      <w:r w:rsidR="00FD1345" w:rsidRPr="00EB3BA4">
        <w:rPr>
          <w:sz w:val="24"/>
          <w:szCs w:val="24"/>
        </w:rPr>
        <w:t>ascending (</w:t>
      </w:r>
      <w:r w:rsidR="008368B9">
        <w:rPr>
          <w:sz w:val="24"/>
          <w:szCs w:val="24"/>
        </w:rPr>
        <w:t>Dice</w:t>
      </w:r>
      <w:r w:rsidR="00C57014">
        <w:rPr>
          <w:sz w:val="24"/>
          <w:szCs w:val="24"/>
        </w:rPr>
        <w:t xml:space="preserve"> </w:t>
      </w:r>
      <w:r w:rsidR="00D32D8D">
        <w:rPr>
          <w:sz w:val="24"/>
          <w:szCs w:val="24"/>
        </w:rPr>
        <w:t xml:space="preserve">vs manual: </w:t>
      </w:r>
      <w:r w:rsidR="008368B9">
        <w:rPr>
          <w:sz w:val="24"/>
          <w:szCs w:val="24"/>
        </w:rPr>
        <w:t>0.96</w:t>
      </w:r>
      <w:r w:rsidR="00FD1345" w:rsidRPr="00EB3BA4">
        <w:rPr>
          <w:sz w:val="24"/>
          <w:szCs w:val="24"/>
        </w:rPr>
        <w:t xml:space="preserve">) and </w:t>
      </w:r>
      <w:r w:rsidR="002C55D4" w:rsidRPr="00EB3BA4">
        <w:rPr>
          <w:sz w:val="24"/>
          <w:szCs w:val="24"/>
        </w:rPr>
        <w:t>descending</w:t>
      </w:r>
      <w:r w:rsidR="00FD1345" w:rsidRPr="00EB3BA4">
        <w:rPr>
          <w:sz w:val="24"/>
          <w:szCs w:val="24"/>
        </w:rPr>
        <w:t xml:space="preserve"> (</w:t>
      </w:r>
      <w:r w:rsidR="008368B9">
        <w:rPr>
          <w:sz w:val="24"/>
          <w:szCs w:val="24"/>
        </w:rPr>
        <w:t>Dice</w:t>
      </w:r>
      <w:r w:rsidR="00C57014">
        <w:rPr>
          <w:sz w:val="24"/>
          <w:szCs w:val="24"/>
        </w:rPr>
        <w:t xml:space="preserve"> </w:t>
      </w:r>
      <w:r w:rsidR="008368B9">
        <w:rPr>
          <w:sz w:val="24"/>
          <w:szCs w:val="24"/>
        </w:rPr>
        <w:t>0</w:t>
      </w:r>
      <w:r w:rsidR="00421D70">
        <w:rPr>
          <w:sz w:val="24"/>
          <w:szCs w:val="24"/>
        </w:rPr>
        <w:t>.</w:t>
      </w:r>
      <w:r w:rsidR="00B138BD">
        <w:rPr>
          <w:sz w:val="24"/>
          <w:szCs w:val="24"/>
        </w:rPr>
        <w:t>89</w:t>
      </w:r>
      <w:r w:rsidR="00FD1345" w:rsidRPr="00EB3BA4">
        <w:rPr>
          <w:sz w:val="24"/>
          <w:szCs w:val="24"/>
        </w:rPr>
        <w:t xml:space="preserve">) aorta </w:t>
      </w:r>
      <w:r w:rsidR="001A1DF9">
        <w:rPr>
          <w:sz w:val="24"/>
          <w:szCs w:val="24"/>
        </w:rPr>
        <w:t xml:space="preserve">with </w:t>
      </w:r>
      <w:r w:rsidR="001A1DF9" w:rsidRPr="00FA32C9">
        <w:rPr>
          <w:sz w:val="24"/>
        </w:rPr>
        <w:t xml:space="preserve">no major </w:t>
      </w:r>
      <w:r w:rsidR="00A97D5D" w:rsidRPr="00FA32C9">
        <w:rPr>
          <w:sz w:val="24"/>
        </w:rPr>
        <w:t xml:space="preserve">difference </w:t>
      </w:r>
      <w:r w:rsidR="001A1DF9">
        <w:rPr>
          <w:sz w:val="24"/>
          <w:szCs w:val="24"/>
        </w:rPr>
        <w:t xml:space="preserve">in transit time </w:t>
      </w:r>
      <w:r w:rsidR="00A97D5D">
        <w:rPr>
          <w:sz w:val="24"/>
          <w:szCs w:val="24"/>
        </w:rPr>
        <w:t xml:space="preserve">estimation </w:t>
      </w:r>
      <w:r w:rsidR="0066594D">
        <w:rPr>
          <w:color w:val="000000" w:themeColor="text1"/>
          <w:sz w:val="24"/>
          <w:szCs w:val="24"/>
        </w:rPr>
        <w:t>(</w:t>
      </w:r>
      <w:r w:rsidR="00423E4E">
        <w:rPr>
          <w:color w:val="000000" w:themeColor="text1"/>
          <w:sz w:val="24"/>
          <w:szCs w:val="24"/>
        </w:rPr>
        <w:t>proposed method</w:t>
      </w:r>
      <w:r w:rsidR="001A1DF9">
        <w:rPr>
          <w:color w:val="000000" w:themeColor="text1"/>
          <w:sz w:val="24"/>
          <w:szCs w:val="24"/>
        </w:rPr>
        <w:t>=</w:t>
      </w:r>
      <w:r w:rsidR="00423E4E">
        <w:rPr>
          <w:color w:val="000000" w:themeColor="text1"/>
          <w:sz w:val="24"/>
          <w:szCs w:val="24"/>
        </w:rPr>
        <w:t xml:space="preserve"> </w:t>
      </w:r>
      <w:r w:rsidR="00423E4E" w:rsidRPr="00E6162F">
        <w:rPr>
          <w:sz w:val="24"/>
          <w:szCs w:val="24"/>
        </w:rPr>
        <w:t>23.5 ± 10.8ms</w:t>
      </w:r>
      <w:r w:rsidR="001A1DF9">
        <w:rPr>
          <w:color w:val="000000" w:themeColor="text1"/>
          <w:sz w:val="24"/>
          <w:szCs w:val="24"/>
        </w:rPr>
        <w:t>, manual =</w:t>
      </w:r>
      <w:r w:rsidR="00423E4E">
        <w:rPr>
          <w:color w:val="000000" w:themeColor="text1"/>
          <w:sz w:val="24"/>
          <w:szCs w:val="24"/>
        </w:rPr>
        <w:t xml:space="preserve"> </w:t>
      </w:r>
      <w:r w:rsidR="00423E4E" w:rsidRPr="00E6162F">
        <w:rPr>
          <w:sz w:val="24"/>
          <w:szCs w:val="24"/>
        </w:rPr>
        <w:t>22.9 ± 11.5ms</w:t>
      </w:r>
      <w:r w:rsidR="001A1DF9">
        <w:rPr>
          <w:color w:val="000000" w:themeColor="text1"/>
          <w:sz w:val="24"/>
          <w:szCs w:val="24"/>
        </w:rPr>
        <w:t xml:space="preserve">; </w:t>
      </w:r>
      <w:r w:rsidR="0066594D">
        <w:rPr>
          <w:color w:val="000000" w:themeColor="text1"/>
          <w:sz w:val="24"/>
          <w:szCs w:val="24"/>
        </w:rPr>
        <w:t>P=0</w:t>
      </w:r>
      <w:r w:rsidR="008368B9">
        <w:rPr>
          <w:color w:val="000000" w:themeColor="text1"/>
          <w:sz w:val="24"/>
          <w:szCs w:val="24"/>
        </w:rPr>
        <w:t>.</w:t>
      </w:r>
      <w:r w:rsidR="00E01966">
        <w:rPr>
          <w:color w:val="000000" w:themeColor="text1"/>
          <w:sz w:val="24"/>
          <w:szCs w:val="24"/>
        </w:rPr>
        <w:t>43</w:t>
      </w:r>
      <w:r w:rsidR="0066594D">
        <w:rPr>
          <w:color w:val="000000" w:themeColor="text1"/>
          <w:sz w:val="24"/>
          <w:szCs w:val="24"/>
        </w:rPr>
        <w:t>)</w:t>
      </w:r>
      <w:r w:rsidR="0028628B">
        <w:rPr>
          <w:color w:val="000000" w:themeColor="text1"/>
          <w:sz w:val="24"/>
          <w:szCs w:val="24"/>
        </w:rPr>
        <w:t>.</w:t>
      </w:r>
      <w:r w:rsidR="0066594D">
        <w:rPr>
          <w:color w:val="000000" w:themeColor="text1"/>
          <w:sz w:val="24"/>
          <w:szCs w:val="24"/>
        </w:rPr>
        <w:t xml:space="preserve"> </w:t>
      </w:r>
      <w:r w:rsidR="00C57014">
        <w:rPr>
          <w:color w:val="000000" w:themeColor="text1"/>
          <w:sz w:val="24"/>
          <w:szCs w:val="24"/>
        </w:rPr>
        <w:t xml:space="preserve">949 </w:t>
      </w:r>
      <w:r w:rsidR="00D17A60">
        <w:rPr>
          <w:color w:val="000000" w:themeColor="text1"/>
          <w:sz w:val="24"/>
          <w:szCs w:val="24"/>
        </w:rPr>
        <w:t>of 1053 (9</w:t>
      </w:r>
      <w:r w:rsidR="00C57014">
        <w:rPr>
          <w:color w:val="000000" w:themeColor="text1"/>
          <w:sz w:val="24"/>
          <w:szCs w:val="24"/>
        </w:rPr>
        <w:t>0</w:t>
      </w:r>
      <w:r w:rsidR="00D17A60">
        <w:rPr>
          <w:color w:val="000000" w:themeColor="text1"/>
          <w:sz w:val="24"/>
          <w:szCs w:val="24"/>
        </w:rPr>
        <w:t xml:space="preserve">%) </w:t>
      </w:r>
      <w:r w:rsidR="00E82F36">
        <w:rPr>
          <w:color w:val="000000" w:themeColor="text1"/>
          <w:sz w:val="24"/>
          <w:szCs w:val="24"/>
        </w:rPr>
        <w:t xml:space="preserve">UK Biobank subjects were </w:t>
      </w:r>
      <w:r w:rsidR="00D17A60">
        <w:rPr>
          <w:color w:val="000000" w:themeColor="text1"/>
          <w:sz w:val="24"/>
          <w:szCs w:val="24"/>
        </w:rPr>
        <w:t>successfully analy</w:t>
      </w:r>
      <w:r w:rsidR="008368B9">
        <w:rPr>
          <w:color w:val="000000" w:themeColor="text1"/>
          <w:sz w:val="24"/>
          <w:szCs w:val="24"/>
        </w:rPr>
        <w:t>z</w:t>
      </w:r>
      <w:r w:rsidR="00D17A60">
        <w:rPr>
          <w:color w:val="000000" w:themeColor="text1"/>
          <w:sz w:val="24"/>
          <w:szCs w:val="24"/>
        </w:rPr>
        <w:t>ed, with a median</w:t>
      </w:r>
      <w:r w:rsidR="00EA19DA">
        <w:rPr>
          <w:color w:val="000000" w:themeColor="text1"/>
          <w:sz w:val="24"/>
          <w:szCs w:val="24"/>
        </w:rPr>
        <w:t xml:space="preserve"> </w:t>
      </w:r>
      <w:r w:rsidR="00824953" w:rsidRPr="0046646A">
        <w:rPr>
          <w:color w:val="000000" w:themeColor="text1"/>
          <w:sz w:val="24"/>
          <w:szCs w:val="24"/>
        </w:rPr>
        <w:t xml:space="preserve">PWV </w:t>
      </w:r>
      <w:r w:rsidR="008359B5">
        <w:rPr>
          <w:color w:val="000000" w:themeColor="text1"/>
          <w:sz w:val="24"/>
          <w:szCs w:val="24"/>
        </w:rPr>
        <w:t>of</w:t>
      </w:r>
      <w:r w:rsidR="007B2DF8">
        <w:rPr>
          <w:color w:val="000000" w:themeColor="text1"/>
          <w:sz w:val="24"/>
          <w:szCs w:val="24"/>
        </w:rPr>
        <w:t xml:space="preserve"> </w:t>
      </w:r>
      <w:r w:rsidR="0004273C">
        <w:rPr>
          <w:color w:val="000000" w:themeColor="text1"/>
          <w:sz w:val="24"/>
          <w:szCs w:val="24"/>
        </w:rPr>
        <w:t>6</w:t>
      </w:r>
      <w:r w:rsidR="008359B5">
        <w:rPr>
          <w:color w:val="000000" w:themeColor="text1"/>
          <w:sz w:val="24"/>
          <w:szCs w:val="24"/>
        </w:rPr>
        <w:t>.3</w:t>
      </w:r>
      <w:r w:rsidR="00824953" w:rsidRPr="0046646A">
        <w:rPr>
          <w:color w:val="000000" w:themeColor="text1"/>
          <w:sz w:val="24"/>
          <w:szCs w:val="24"/>
        </w:rPr>
        <w:t>m/s</w:t>
      </w:r>
      <w:r w:rsidR="008359B5">
        <w:rPr>
          <w:color w:val="000000" w:themeColor="text1"/>
          <w:sz w:val="24"/>
          <w:szCs w:val="24"/>
        </w:rPr>
        <w:t xml:space="preserve">, increasing </w:t>
      </w:r>
      <w:r w:rsidR="008368B9">
        <w:rPr>
          <w:sz w:val="24"/>
          <w:szCs w:val="24"/>
        </w:rPr>
        <w:t>2</w:t>
      </w:r>
      <w:r w:rsidR="00C01B3A">
        <w:rPr>
          <w:sz w:val="24"/>
          <w:szCs w:val="24"/>
        </w:rPr>
        <w:t>5</w:t>
      </w:r>
      <w:r w:rsidR="008368B9">
        <w:rPr>
          <w:sz w:val="24"/>
          <w:szCs w:val="24"/>
        </w:rPr>
        <w:t>%</w:t>
      </w:r>
      <w:r w:rsidR="007444BC">
        <w:rPr>
          <w:sz w:val="24"/>
          <w:szCs w:val="24"/>
        </w:rPr>
        <w:t xml:space="preserve"> per decade </w:t>
      </w:r>
      <w:r w:rsidR="008359B5">
        <w:rPr>
          <w:sz w:val="24"/>
          <w:szCs w:val="24"/>
        </w:rPr>
        <w:t xml:space="preserve">of </w:t>
      </w:r>
      <w:r w:rsidR="00D17A60">
        <w:rPr>
          <w:sz w:val="24"/>
          <w:szCs w:val="24"/>
        </w:rPr>
        <w:t xml:space="preserve">age </w:t>
      </w:r>
      <w:r w:rsidR="007444BC">
        <w:rPr>
          <w:sz w:val="24"/>
          <w:szCs w:val="24"/>
        </w:rPr>
        <w:t xml:space="preserve">and </w:t>
      </w:r>
      <w:r w:rsidR="00C01B3A">
        <w:rPr>
          <w:sz w:val="24"/>
          <w:szCs w:val="24"/>
        </w:rPr>
        <w:t>7</w:t>
      </w:r>
      <w:r w:rsidR="008368B9">
        <w:rPr>
          <w:sz w:val="24"/>
          <w:szCs w:val="24"/>
        </w:rPr>
        <w:t xml:space="preserve">% </w:t>
      </w:r>
      <w:r w:rsidR="002B6F3B">
        <w:rPr>
          <w:sz w:val="24"/>
          <w:szCs w:val="24"/>
        </w:rPr>
        <w:t xml:space="preserve">higher </w:t>
      </w:r>
      <w:r w:rsidR="007444BC">
        <w:rPr>
          <w:sz w:val="24"/>
          <w:szCs w:val="24"/>
        </w:rPr>
        <w:t xml:space="preserve">per </w:t>
      </w:r>
      <w:r w:rsidR="00D17A60">
        <w:rPr>
          <w:sz w:val="24"/>
          <w:szCs w:val="24"/>
        </w:rPr>
        <w:t xml:space="preserve">10mmHg </w:t>
      </w:r>
      <w:r w:rsidR="002B6F3B">
        <w:rPr>
          <w:sz w:val="24"/>
          <w:szCs w:val="24"/>
        </w:rPr>
        <w:t xml:space="preserve">higher </w:t>
      </w:r>
      <w:r w:rsidR="007444BC">
        <w:rPr>
          <w:sz w:val="24"/>
          <w:szCs w:val="24"/>
        </w:rPr>
        <w:t>systolic blood pressure.</w:t>
      </w:r>
    </w:p>
    <w:p w14:paraId="41E62587" w14:textId="68CB8D74" w:rsidR="00372D71" w:rsidRDefault="002A1B84" w:rsidP="00D17A60">
      <w:pPr>
        <w:jc w:val="both"/>
        <w:rPr>
          <w:sz w:val="24"/>
          <w:szCs w:val="24"/>
        </w:rPr>
      </w:pPr>
      <w:r w:rsidRPr="00B31270">
        <w:rPr>
          <w:b/>
          <w:sz w:val="24"/>
          <w:szCs w:val="24"/>
        </w:rPr>
        <w:t>Conclusions</w:t>
      </w:r>
      <w:r>
        <w:rPr>
          <w:sz w:val="24"/>
          <w:szCs w:val="24"/>
        </w:rPr>
        <w:t>:</w:t>
      </w:r>
      <w:r w:rsidR="008C2328">
        <w:rPr>
          <w:sz w:val="24"/>
          <w:szCs w:val="24"/>
        </w:rPr>
        <w:t xml:space="preserve"> </w:t>
      </w:r>
      <w:r w:rsidR="00D17A60">
        <w:rPr>
          <w:sz w:val="24"/>
          <w:szCs w:val="24"/>
        </w:rPr>
        <w:t xml:space="preserve">We </w:t>
      </w:r>
      <w:r w:rsidR="002B6F3B">
        <w:rPr>
          <w:sz w:val="24"/>
          <w:szCs w:val="24"/>
        </w:rPr>
        <w:t xml:space="preserve">describe </w:t>
      </w:r>
      <w:r w:rsidR="00D17A60">
        <w:rPr>
          <w:sz w:val="24"/>
          <w:szCs w:val="24"/>
        </w:rPr>
        <w:t xml:space="preserve">a fully automated </w:t>
      </w:r>
      <w:r w:rsidR="00393A5B">
        <w:rPr>
          <w:sz w:val="24"/>
          <w:szCs w:val="24"/>
        </w:rPr>
        <w:t xml:space="preserve">method </w:t>
      </w:r>
      <w:r w:rsidR="00D17A60">
        <w:rPr>
          <w:sz w:val="24"/>
          <w:szCs w:val="24"/>
        </w:rPr>
        <w:t xml:space="preserve">for measuring </w:t>
      </w:r>
      <w:r w:rsidR="002B6F3B">
        <w:rPr>
          <w:sz w:val="24"/>
          <w:szCs w:val="24"/>
        </w:rPr>
        <w:t>PWV</w:t>
      </w:r>
      <w:r w:rsidR="00905E71">
        <w:rPr>
          <w:sz w:val="24"/>
          <w:szCs w:val="24"/>
        </w:rPr>
        <w:t xml:space="preserve"> from standard cardiac MR localizers and </w:t>
      </w:r>
      <w:r w:rsidR="009A1BF0">
        <w:rPr>
          <w:sz w:val="24"/>
          <w:szCs w:val="24"/>
        </w:rPr>
        <w:t>phase contrast</w:t>
      </w:r>
      <w:r w:rsidR="00905E71">
        <w:rPr>
          <w:sz w:val="24"/>
          <w:szCs w:val="24"/>
        </w:rPr>
        <w:t xml:space="preserve"> images</w:t>
      </w:r>
      <w:r w:rsidR="00372D71" w:rsidRPr="00372D71">
        <w:rPr>
          <w:sz w:val="24"/>
          <w:szCs w:val="24"/>
        </w:rPr>
        <w:t xml:space="preserve">. </w:t>
      </w:r>
      <w:r w:rsidR="006F203A">
        <w:rPr>
          <w:sz w:val="24"/>
          <w:szCs w:val="24"/>
        </w:rPr>
        <w:t xml:space="preserve">The method is robust and can be applied to </w:t>
      </w:r>
      <w:r w:rsidR="00550AB4">
        <w:rPr>
          <w:sz w:val="24"/>
          <w:szCs w:val="24"/>
        </w:rPr>
        <w:t xml:space="preserve">routine clinical </w:t>
      </w:r>
      <w:proofErr w:type="gramStart"/>
      <w:r w:rsidR="002B6F3B">
        <w:rPr>
          <w:sz w:val="24"/>
          <w:szCs w:val="24"/>
        </w:rPr>
        <w:t>scans</w:t>
      </w:r>
      <w:r w:rsidR="00550AB4">
        <w:rPr>
          <w:sz w:val="24"/>
          <w:szCs w:val="24"/>
        </w:rPr>
        <w:t>, and</w:t>
      </w:r>
      <w:proofErr w:type="gramEnd"/>
      <w:r w:rsidR="00550AB4">
        <w:rPr>
          <w:sz w:val="24"/>
          <w:szCs w:val="24"/>
        </w:rPr>
        <w:t xml:space="preserve"> could unlock the potential of measuring P</w:t>
      </w:r>
      <w:r w:rsidR="00C442DB">
        <w:rPr>
          <w:sz w:val="24"/>
          <w:szCs w:val="24"/>
        </w:rPr>
        <w:t>W</w:t>
      </w:r>
      <w:r w:rsidR="00550AB4">
        <w:rPr>
          <w:sz w:val="24"/>
          <w:szCs w:val="24"/>
        </w:rPr>
        <w:t xml:space="preserve">V in large-scale </w:t>
      </w:r>
      <w:r w:rsidR="002B6F3B">
        <w:rPr>
          <w:sz w:val="24"/>
          <w:szCs w:val="24"/>
        </w:rPr>
        <w:t xml:space="preserve">clinical and </w:t>
      </w:r>
      <w:r w:rsidR="00550AB4">
        <w:rPr>
          <w:sz w:val="24"/>
          <w:szCs w:val="24"/>
        </w:rPr>
        <w:t>population studies.</w:t>
      </w:r>
      <w:r w:rsidR="00B11F3B">
        <w:rPr>
          <w:sz w:val="24"/>
          <w:szCs w:val="24"/>
        </w:rPr>
        <w:t xml:space="preserve"> </w:t>
      </w:r>
      <w:r w:rsidR="00774954" w:rsidRPr="00774954">
        <w:rPr>
          <w:sz w:val="24"/>
          <w:szCs w:val="24"/>
        </w:rPr>
        <w:t>All m</w:t>
      </w:r>
      <w:r w:rsidR="00B11F3B" w:rsidRPr="00774954">
        <w:rPr>
          <w:sz w:val="24"/>
          <w:szCs w:val="24"/>
        </w:rPr>
        <w:t xml:space="preserve">odels and deployment code will be published </w:t>
      </w:r>
      <w:r w:rsidR="00067348" w:rsidRPr="00774954">
        <w:rPr>
          <w:sz w:val="24"/>
          <w:szCs w:val="24"/>
        </w:rPr>
        <w:t>onl</w:t>
      </w:r>
      <w:r w:rsidR="00774954" w:rsidRPr="00774954">
        <w:rPr>
          <w:sz w:val="24"/>
          <w:szCs w:val="24"/>
        </w:rPr>
        <w:t>i</w:t>
      </w:r>
      <w:r w:rsidR="00067348" w:rsidRPr="00774954">
        <w:rPr>
          <w:sz w:val="24"/>
          <w:szCs w:val="24"/>
        </w:rPr>
        <w:t>ne</w:t>
      </w:r>
      <w:r w:rsidR="00B11F3B" w:rsidRPr="00774954">
        <w:rPr>
          <w:sz w:val="24"/>
          <w:szCs w:val="24"/>
        </w:rPr>
        <w:t>.</w:t>
      </w:r>
    </w:p>
    <w:p w14:paraId="03BE7AC3" w14:textId="3D78382C" w:rsidR="00E6323A" w:rsidRDefault="00E6323A" w:rsidP="008C2328">
      <w:pPr>
        <w:jc w:val="both"/>
        <w:rPr>
          <w:sz w:val="24"/>
          <w:szCs w:val="24"/>
        </w:rPr>
      </w:pPr>
    </w:p>
    <w:p w14:paraId="480FC5B4" w14:textId="77777777" w:rsidR="00E6323A" w:rsidRDefault="00E6323A" w:rsidP="008C2328">
      <w:pPr>
        <w:jc w:val="both"/>
        <w:rPr>
          <w:sz w:val="24"/>
          <w:szCs w:val="24"/>
        </w:rPr>
      </w:pPr>
    </w:p>
    <w:p w14:paraId="1FF902D2" w14:textId="42C8D5F9" w:rsidR="00AD3924" w:rsidRDefault="00E01966" w:rsidP="008C2328">
      <w:pPr>
        <w:spacing w:line="278" w:lineRule="auto"/>
        <w:jc w:val="both"/>
        <w:rPr>
          <w:rFonts w:asciiTheme="majorHAnsi" w:eastAsiaTheme="majorEastAsia" w:hAnsiTheme="majorHAnsi" w:cstheme="majorBidi"/>
          <w:b/>
          <w:bCs/>
          <w:kern w:val="2"/>
          <w:sz w:val="32"/>
          <w:szCs w:val="32"/>
          <w:lang w:eastAsia="en-US"/>
          <w14:ligatures w14:val="standardContextual"/>
        </w:rPr>
      </w:pPr>
      <w:ins w:id="1" w:author="Jiang, Yue" w:date="2025-02-27T13:15:00Z">
        <w:r>
          <w:rPr>
            <w:rFonts w:asciiTheme="majorHAnsi" w:eastAsiaTheme="majorEastAsia" w:hAnsiTheme="majorHAnsi" w:cstheme="majorBidi"/>
            <w:b/>
            <w:bCs/>
            <w:kern w:val="2"/>
            <w:sz w:val="32"/>
            <w:szCs w:val="32"/>
            <w:lang w:eastAsia="en-US"/>
            <w14:ligatures w14:val="standardContextual"/>
          </w:rPr>
          <w:br w:type="column"/>
        </w:r>
      </w:ins>
    </w:p>
    <w:p w14:paraId="3CA69C48" w14:textId="4B2D328C" w:rsidR="00517395" w:rsidRPr="005E334A" w:rsidRDefault="009915F9" w:rsidP="008C2328">
      <w:pPr>
        <w:pStyle w:val="ListParagraph"/>
        <w:numPr>
          <w:ilvl w:val="0"/>
          <w:numId w:val="5"/>
        </w:numPr>
        <w:jc w:val="both"/>
        <w:rPr>
          <w:rFonts w:asciiTheme="majorHAnsi" w:eastAsiaTheme="majorEastAsia" w:hAnsiTheme="majorHAnsi" w:cstheme="majorBidi"/>
          <w:b/>
          <w:bCs/>
          <w:kern w:val="2"/>
          <w:sz w:val="32"/>
          <w:szCs w:val="32"/>
          <w:lang w:eastAsia="en-US"/>
          <w14:ligatures w14:val="standardContextual"/>
        </w:rPr>
      </w:pPr>
      <w:r w:rsidRPr="005E334A">
        <w:rPr>
          <w:rFonts w:asciiTheme="majorHAnsi" w:eastAsiaTheme="majorEastAsia" w:hAnsiTheme="majorHAnsi" w:cstheme="majorBidi"/>
          <w:b/>
          <w:bCs/>
          <w:kern w:val="2"/>
          <w:sz w:val="32"/>
          <w:szCs w:val="32"/>
          <w:lang w:eastAsia="en-US"/>
          <w14:ligatures w14:val="standardContextual"/>
        </w:rPr>
        <w:t>Introduction</w:t>
      </w:r>
    </w:p>
    <w:p w14:paraId="22CEE7C4" w14:textId="5C278268" w:rsidR="00ED7907" w:rsidRDefault="00847C61" w:rsidP="008C2328">
      <w:pPr>
        <w:spacing w:before="100" w:beforeAutospacing="1" w:after="100" w:afterAutospacing="1" w:line="240" w:lineRule="auto"/>
        <w:jc w:val="both"/>
        <w:rPr>
          <w:sz w:val="24"/>
          <w:szCs w:val="24"/>
        </w:rPr>
      </w:pPr>
      <w:bookmarkStart w:id="2" w:name="_Ref169189167"/>
      <w:r w:rsidRPr="00606BE7">
        <w:rPr>
          <w:sz w:val="24"/>
          <w:szCs w:val="24"/>
        </w:rPr>
        <w:t xml:space="preserve">Aortic pulse wave velocity (PWV) </w:t>
      </w:r>
      <w:r w:rsidR="007B35AE">
        <w:rPr>
          <w:sz w:val="24"/>
          <w:szCs w:val="24"/>
        </w:rPr>
        <w:t xml:space="preserve">– the speed </w:t>
      </w:r>
      <w:r w:rsidR="00547387">
        <w:rPr>
          <w:sz w:val="24"/>
          <w:szCs w:val="24"/>
        </w:rPr>
        <w:t xml:space="preserve">that </w:t>
      </w:r>
      <w:r w:rsidR="007B35AE">
        <w:rPr>
          <w:sz w:val="24"/>
          <w:szCs w:val="24"/>
        </w:rPr>
        <w:t xml:space="preserve">arterial </w:t>
      </w:r>
      <w:r w:rsidR="004A7229">
        <w:rPr>
          <w:sz w:val="24"/>
          <w:szCs w:val="24"/>
        </w:rPr>
        <w:t>pulse propagates</w:t>
      </w:r>
      <w:r w:rsidR="007B35AE">
        <w:rPr>
          <w:sz w:val="24"/>
          <w:szCs w:val="24"/>
        </w:rPr>
        <w:t xml:space="preserve"> along the aorta </w:t>
      </w:r>
      <w:r w:rsidR="007038B3">
        <w:rPr>
          <w:sz w:val="24"/>
          <w:szCs w:val="24"/>
        </w:rPr>
        <w:t>–</w:t>
      </w:r>
      <w:r w:rsidR="007B35AE">
        <w:rPr>
          <w:sz w:val="24"/>
          <w:szCs w:val="24"/>
        </w:rPr>
        <w:t xml:space="preserve"> </w:t>
      </w:r>
      <w:r w:rsidRPr="00606BE7">
        <w:rPr>
          <w:sz w:val="24"/>
          <w:szCs w:val="24"/>
        </w:rPr>
        <w:t>is a non-invasive marker of arterial stiffness and a</w:t>
      </w:r>
      <w:r w:rsidR="007B35AE">
        <w:rPr>
          <w:sz w:val="24"/>
          <w:szCs w:val="24"/>
        </w:rPr>
        <w:t xml:space="preserve">n established </w:t>
      </w:r>
      <w:r w:rsidR="00693C3A">
        <w:rPr>
          <w:sz w:val="24"/>
          <w:szCs w:val="24"/>
        </w:rPr>
        <w:t xml:space="preserve">independent </w:t>
      </w:r>
      <w:r w:rsidRPr="00606BE7">
        <w:rPr>
          <w:sz w:val="24"/>
          <w:szCs w:val="24"/>
        </w:rPr>
        <w:t xml:space="preserve">predictor of cardiovascular disease </w:t>
      </w:r>
      <w:r w:rsidR="008869F7">
        <w:rPr>
          <w:sz w:val="24"/>
          <w:szCs w:val="24"/>
        </w:rPr>
        <w:fldChar w:fldCharType="begin" w:fldLock="1"/>
      </w:r>
      <w:r w:rsidR="00A10567">
        <w:rPr>
          <w:sz w:val="24"/>
          <w:szCs w:val="24"/>
        </w:rPr>
        <w:instrText>ADDIN CSL_CITATION {"citationItems":[{"id":"ITEM-1","itemData":{"DOI":"10.1161/HYPERTENSIONAHA.116.08749","ISSN":"15244563","PMID":"28674039","abstract":"The predictive value of aortic arch pulse wave velocity (PWV) assessed by magnetic resonance imaging for cardiovascular disease (CVD) events has not been fully established. The aim of the present study was to evaluate the association of arch PWV with incident CVD events in MESA (Multi-Ethnic Study of Atherosclerosis). Aortic arch PWV was measured using magnetic resonance imaging at baseline in 3527 MESA participants (mean age, 62±10 years at baseline; 47% men) free of overt CVD. Cox regression was used to evaluate the risk of incident CVD (coronary heart disease, stroke, transient ischemic attack, or heart failure) in relation to arch PWV adjusted for age, sex, race, and CVD risk factors. The median value of arch PWV was 7.4 m/s (interquartile range, 5.6-10.2). There was significant interaction between arch PWV and age for outcomes, so analysis was stratified by age categories (45-54 and &gt;54 years). There were 456 CVD events during the 10-year follow-up. Forty-five to 54-year-old participants had significant association of arch PWV with incident CVD independent of CVD risk factors (hazard ratio, 1.44; 95% confidence interval, 1.07-1.95; P=0.018; per 1-SD increase for logarithmically transformed PWV), whereas &gt;54-year group did not (P=0.93). Aortic arch PWV assessed by magnetic resonance imaging is a significant predictor of CVD events among middle-aged (45-54 years old) individuals, whereas arch PWV is not associated with CVD among an elderly in a large multiethnic population.","author":[{"dropping-particle":"","family":"Ohyama","given":"Yoshiaki","non-dropping-particle":"","parse-names":false,"suffix":""},{"dropping-particle":"","family":"Ambale-Venkatesh","given":"Bharath","non-dropping-particle":"","parse-names":false,"suffix":""},{"dropping-particle":"","family":"Noda","given":"Chikara","non-dropping-particle":"","parse-names":false,"suffix":""},{"dropping-particle":"","family":"Kim","given":"Jang Young","non-dropping-particle":"","parse-names":false,"suffix":""},{"dropping-particle":"","family":"Tanami","given":"Yutaka","non-dropping-particle":"","parse-names":false,"suffix":""},{"dropping-particle":"","family":"Teixido-Tura","given":"Gisela","non-dropping-particle":"","parse-names":false,"suffix":""},{"dropping-particle":"","family":"Chugh","given":"Atul R.","non-dropping-particle":"","parse-names":false,"suffix":""},{"dropping-particle":"","family":"Redheuil","given":"Alban","non-dropping-particle":"","parse-names":false,"suffix":""},{"dropping-particle":"","family":"Liu","given":"Chia Ying","non-dropping-particle":"","parse-names":false,"suffix":""},{"dropping-particle":"","family":"Wu","given":"Colin O.","non-dropping-particle":"","parse-names":false,"suffix":""},{"dropping-particle":"","family":"Hundley","given":"W. Gregory","non-dropping-particle":"","parse-names":false,"suffix":""},{"dropping-particle":"","family":"Bluemke","given":"David A.","non-dropping-particle":"","parse-names":false,"suffix":""},{"dropping-particle":"","family":"Guallar","given":"Eliseo","non-dropping-particle":"","parse-names":false,"suffix":""},{"dropping-particle":"","family":"Lima","given":"Joao A.C.","non-dropping-particle":"","parse-names":false,"suffix":""}],"container-title":"Hypertension","id":"ITEM-1","issue":"3","issued":{"date-parts":[["2017"]]},"page":"524-530","title":"Aortic Arch Pulse Wave Velocity Assessed by Magnetic Resonance Imaging as a Predictor of Incident Cardiovascular Events: The MESA (Multi-Ethnic Study of Atherosclerosis)","type":"article-journal","volume":"70"},"uris":["http://www.mendeley.com/documents/?uuid=7da6c81f-cfc5-462f-a113-4199ea8c3811"]}],"mendeley":{"formattedCitation":"[1]","plainTextFormattedCitation":"[1]","previouslyFormattedCitation":"[1]"},"properties":{"noteIndex":0},"schema":"https://github.com/citation-style-language/schema/raw/master/csl-citation.json"}</w:instrText>
      </w:r>
      <w:r w:rsidR="008869F7">
        <w:rPr>
          <w:sz w:val="24"/>
          <w:szCs w:val="24"/>
        </w:rPr>
        <w:fldChar w:fldCharType="separate"/>
      </w:r>
      <w:r w:rsidR="00AB4CF2" w:rsidRPr="00AB4CF2">
        <w:rPr>
          <w:noProof/>
          <w:sz w:val="24"/>
          <w:szCs w:val="24"/>
        </w:rPr>
        <w:t>[1]</w:t>
      </w:r>
      <w:r w:rsidR="008869F7">
        <w:rPr>
          <w:sz w:val="24"/>
          <w:szCs w:val="24"/>
        </w:rPr>
        <w:fldChar w:fldCharType="end"/>
      </w:r>
      <w:r w:rsidRPr="00606BE7">
        <w:rPr>
          <w:sz w:val="24"/>
          <w:szCs w:val="24"/>
        </w:rPr>
        <w:t>.</w:t>
      </w:r>
      <w:r w:rsidR="007B35AE">
        <w:rPr>
          <w:sz w:val="24"/>
          <w:szCs w:val="24"/>
        </w:rPr>
        <w:t xml:space="preserve"> </w:t>
      </w:r>
      <w:r w:rsidR="00737E44" w:rsidRPr="007A3009">
        <w:rPr>
          <w:sz w:val="24"/>
          <w:szCs w:val="24"/>
        </w:rPr>
        <w:t xml:space="preserve">PWV </w:t>
      </w:r>
      <w:r w:rsidR="00C05A56" w:rsidRPr="007A3009">
        <w:rPr>
          <w:sz w:val="24"/>
          <w:szCs w:val="24"/>
        </w:rPr>
        <w:t xml:space="preserve">can identify </w:t>
      </w:r>
      <w:r w:rsidR="00EC01C1" w:rsidRPr="007A3009">
        <w:rPr>
          <w:sz w:val="24"/>
          <w:szCs w:val="24"/>
        </w:rPr>
        <w:t xml:space="preserve">early </w:t>
      </w:r>
      <w:r w:rsidR="00C05A56" w:rsidRPr="007A3009">
        <w:rPr>
          <w:sz w:val="24"/>
          <w:szCs w:val="24"/>
        </w:rPr>
        <w:t xml:space="preserve">signs </w:t>
      </w:r>
      <w:r w:rsidR="00EC01C1" w:rsidRPr="007A3009">
        <w:rPr>
          <w:sz w:val="24"/>
          <w:szCs w:val="24"/>
        </w:rPr>
        <w:t xml:space="preserve">of </w:t>
      </w:r>
      <w:r w:rsidR="004A7229">
        <w:rPr>
          <w:sz w:val="24"/>
          <w:szCs w:val="24"/>
        </w:rPr>
        <w:t>aortic remodeling</w:t>
      </w:r>
      <w:r w:rsidR="00EE3475">
        <w:rPr>
          <w:sz w:val="24"/>
          <w:szCs w:val="24"/>
        </w:rPr>
        <w:t xml:space="preserve"> that are associated with</w:t>
      </w:r>
      <w:r w:rsidR="00EC01C1" w:rsidRPr="007A3009">
        <w:rPr>
          <w:sz w:val="24"/>
          <w:szCs w:val="24"/>
        </w:rPr>
        <w:t xml:space="preserve"> </w:t>
      </w:r>
      <w:r w:rsidR="00A95D0F" w:rsidRPr="007A3009">
        <w:rPr>
          <w:sz w:val="24"/>
          <w:szCs w:val="24"/>
        </w:rPr>
        <w:t>major cause</w:t>
      </w:r>
      <w:r w:rsidR="00EE3475">
        <w:rPr>
          <w:sz w:val="24"/>
          <w:szCs w:val="24"/>
        </w:rPr>
        <w:t>s</w:t>
      </w:r>
      <w:r w:rsidR="00A95D0F" w:rsidRPr="007A3009">
        <w:rPr>
          <w:sz w:val="24"/>
          <w:szCs w:val="24"/>
        </w:rPr>
        <w:t xml:space="preserve"> of cardiovascular disease </w:t>
      </w:r>
      <w:r w:rsidR="00424365" w:rsidRPr="007A3009">
        <w:rPr>
          <w:sz w:val="24"/>
          <w:szCs w:val="24"/>
        </w:rPr>
        <w:t xml:space="preserve">where </w:t>
      </w:r>
      <w:r w:rsidR="00B9286C" w:rsidRPr="007A3009">
        <w:rPr>
          <w:sz w:val="24"/>
          <w:szCs w:val="24"/>
        </w:rPr>
        <w:t xml:space="preserve">treatment of </w:t>
      </w:r>
      <w:r w:rsidR="00A95D0F" w:rsidRPr="007A3009">
        <w:rPr>
          <w:sz w:val="24"/>
          <w:szCs w:val="24"/>
        </w:rPr>
        <w:t>risk factors can significantly prolong life</w:t>
      </w:r>
      <w:r w:rsidR="00EC01C1" w:rsidRPr="007A3009">
        <w:rPr>
          <w:sz w:val="24"/>
          <w:szCs w:val="24"/>
        </w:rPr>
        <w:t xml:space="preserve"> </w:t>
      </w:r>
      <w:r w:rsidR="007A3009">
        <w:rPr>
          <w:sz w:val="24"/>
          <w:szCs w:val="24"/>
        </w:rPr>
        <w:fldChar w:fldCharType="begin" w:fldLock="1"/>
      </w:r>
      <w:r w:rsidR="00A10567">
        <w:rPr>
          <w:sz w:val="24"/>
          <w:szCs w:val="24"/>
        </w:rPr>
        <w:instrText>ADDIN CSL_CITATION {"citationItems":[{"id":"ITEM-1","itemData":{"DOI":"10.1016/j.jacc.2010.12.017","ISSN":"07351097","PMID":"21453829","abstract":"The aorta stiffens with aging, a process that is accelerated by arterial hypertension. Decreased arterial compliance is one of the earliest detectable manifestations of adverse structural and functional changes within the vessel wall. The use of different imaging techniques optimized for assessment of vascular elasticity and quantification of luminal and vessel wall parameters allows for a comprehensive and detailed view of the vascular system. In addition, several studies have also documented the prognostic importance of arterial stiffness (AS) in various populations as an independent predictor of cardiovascular morbidity and all-cause mortality. Measurement of AS by applanation tonometry with pulse-wave velocity has been the gold-standard method and is well-validated in large populations as a strong predictor of adverse cardiovascular outcomes. Because aortic stiffness depends on the prevailing blood pressure, effective antihypertensive treatment is expected to reduce it in proportion to the blood pressure reduction. Nevertheless, drugs lowering blood pressure might differ in their effects on structure and function of the arterial walls. This review paper not only will discuss the current understanding and clinical significance of AS but also will review the effects of various pharmacological and nonpharmacological interventions that can be used to preserve the favorable profile of a more compliant and less stiff aorta. © 2011 American College of Cardiology Foundation.","author":[{"dropping-particle":"","family":"Cavalcante","given":"João L.","non-dropping-particle":"","parse-names":false,"suffix":""},{"dropping-particle":"","family":"Lima","given":"João A.C.","non-dropping-particle":"","parse-names":false,"suffix":""},{"dropping-particle":"","family":"Redheuil","given":"Alban","non-dropping-particle":"","parse-names":false,"suffix":""},{"dropping-particle":"","family":"Al-Mallah","given":"Mouaz H.","non-dropping-particle":"","parse-names":false,"suffix":""}],"container-title":"Journal of the American College of Cardiology","id":"ITEM-1","issue":"14","issued":{"date-parts":[["2011"]]},"page":"1511-1522","publisher":"Elsevier Inc.","title":"Aortic stiffness: Current understanding and future directions","type":"article-journal","volume":"57"},"uris":["http://www.mendeley.com/documents/?uuid=840d75de-a905-423d-954e-49186d14647b"]},{"id":"ITEM-2","itemData":{"DOI":"10.1161/01.CIR.0000133442.99186.39","ISBN":"0000133442","ISSN":"00097322","PMID":"15226248","author":[{"dropping-particle":"","family":"Mancini","given":"G. B.John","non-dropping-particle":"","parse-names":false,"suffix":""},{"dropping-particle":"","family":"Dahlöf","given":"Björn","non-dropping-particle":"","parse-names":false,"suffix":""},{"dropping-particle":"","family":"Díez","given":"Javier","non-dropping-particle":"","parse-names":false,"suffix":""},{"dropping-particle":"","family":"Cohn","given":"Jay N.","non-dropping-particle":"","parse-names":false,"suffix":""}],"container-title":"Circulation","id":"ITEM-2","issue":"25","issued":{"date-parts":[["2004"]]},"title":"Surrogate markers for cardiovascular disease: Structural markers","type":"article-journal","volume":"109"},"uris":["http://www.mendeley.com/documents/?uuid=5df84dff-6651-4c78-882a-cc9c9e90d638"]}],"mendeley":{"formattedCitation":"[2,3]","plainTextFormattedCitation":"[2,3]","previouslyFormattedCitation":"[2,3]"},"properties":{"noteIndex":0},"schema":"https://github.com/citation-style-language/schema/raw/master/csl-citation.json"}</w:instrText>
      </w:r>
      <w:r w:rsidR="007A3009">
        <w:rPr>
          <w:sz w:val="24"/>
          <w:szCs w:val="24"/>
        </w:rPr>
        <w:fldChar w:fldCharType="separate"/>
      </w:r>
      <w:r w:rsidR="00AB4CF2" w:rsidRPr="00AB4CF2">
        <w:rPr>
          <w:noProof/>
          <w:sz w:val="24"/>
          <w:szCs w:val="24"/>
        </w:rPr>
        <w:t>[2,3]</w:t>
      </w:r>
      <w:r w:rsidR="007A3009">
        <w:rPr>
          <w:sz w:val="24"/>
          <w:szCs w:val="24"/>
        </w:rPr>
        <w:fldChar w:fldCharType="end"/>
      </w:r>
      <w:r w:rsidR="00D13F99">
        <w:rPr>
          <w:sz w:val="24"/>
          <w:szCs w:val="24"/>
        </w:rPr>
        <w:t xml:space="preserve">. </w:t>
      </w:r>
    </w:p>
    <w:p w14:paraId="3E53480F" w14:textId="1E8E528A" w:rsidR="00F905D7" w:rsidRDefault="00045582" w:rsidP="00BA2651">
      <w:pPr>
        <w:spacing w:before="100" w:beforeAutospacing="1" w:after="100" w:afterAutospacing="1"/>
        <w:jc w:val="both"/>
        <w:rPr>
          <w:sz w:val="24"/>
          <w:szCs w:val="24"/>
        </w:rPr>
      </w:pPr>
      <w:r>
        <w:rPr>
          <w:sz w:val="24"/>
          <w:szCs w:val="24"/>
        </w:rPr>
        <w:t>S</w:t>
      </w:r>
      <w:r w:rsidR="00B5263A">
        <w:rPr>
          <w:sz w:val="24"/>
          <w:szCs w:val="24"/>
        </w:rPr>
        <w:t xml:space="preserve">everal methods of measuring PWV exist </w:t>
      </w:r>
      <w:r w:rsidR="00B5263A">
        <w:rPr>
          <w:sz w:val="24"/>
          <w:szCs w:val="24"/>
        </w:rPr>
        <w:fldChar w:fldCharType="begin" w:fldLock="1"/>
      </w:r>
      <w:r w:rsidR="00A10567">
        <w:rPr>
          <w:sz w:val="24"/>
          <w:szCs w:val="24"/>
        </w:rPr>
        <w:instrText>ADDIN CSL_CITATION {"citationItems":[{"id":"ITEM-1","itemData":{"DOI":"10.22489/CinC.2017.218-036","ISSN":"2325887X","abstract":"Background: Pulse wave velocity (PWV) is a measure of arterial stiffness and widely used as a predictor of cardiovascular risk. Local PWV (lPWV) can be calculated non-invasively using the ln(D)U-loop method. Aim: To develop a novel non-invasive technique for the determination of lPWV in human ascending aorta. Methods: 13 healthy volunteers (19-33 years, 6 females) were studied using ultrasound (GE, Vivid E95) with a 1.5-4.5 MHz phased array transducer. M-mode in the parasternal long axis view was used for diameter measurements, Pulsed Wave Doppler ultrasound in the apical 5 chamber view was used for blood velocity measurements in the ascending aorta. Diameter and flow were measured sequentially. The ln(D)U-loop method was used to determine lPWV, and the SphygmoCor Xcel (AtCor Medical, Australia) was used to measure carotid-femoral PWV (cfPWV). Results: Mean lPWV using ln(D)U-loop was 3.6±0.7 m/s with higher values for men compared to women. The results showed that lPWV was systematically lower than cfPWV. Conclusions: lPWV can be measured non-invasively at the ascending aorta by ultrasound with sequential recordings of diameter and velocity using the ln(D)U-loop method.","author":[{"dropping-particle":"","family":"Negoita","given":"Madalina","non-dropping-particle":"","parse-names":false,"suffix":""},{"dropping-particle":"","family":"Hughes","given":"Alun D.","non-dropping-particle":"","parse-names":false,"suffix":""},{"dropping-particle":"","family":"Parker","given":"Kim H.","non-dropping-particle":"","parse-names":false,"suffix":""},{"dropping-particle":"","family":"Khir","given":"Ashraf W.","non-dropping-particle":"","parse-names":false,"suffix":""}],"container-title":"Computing in Cardiology","id":"ITEM-1","issued":{"date-parts":[["2017"]]},"page":"1-4","title":"Non-invasive technique for determining local pulse wave velocity in humans ascending aorta","type":"article-journal","volume":"44"},"uris":["http://www.mendeley.com/documents/?uuid=3c59895f-ac46-487d-83c3-e68691466b28"]},{"id":"ITEM-2","itemData":{"DOI":"10.3978/j.issn.2223-3652.2014.03.04","ISSN":"2223-3652","PMID":"24834415","abstract":"Atherosclerosis is the leading cause of cardiovascular disease (CVD) in the Western world. In the early development of atherosclerosis, vessel walls remodel outwardly such that the vessel luminal diameter is minimally affected by early plaque development. Only in the late stages of the disease does the vessel lumen begin to narrow-leading to stenoses. As a result, angiographic techniques are not useful for diagnosing early atherosclerosis. Given the absence of stenoses in the early stages of atherosclerosis, CVD remains subclinical for decades. Thus, methods of diagnosing atherosclerosis early in the disease process are needed so that affected patients can receive the necessary interventions to prevent further disease progression. Pulse wave velocity (PWV) is a biomarker directly related to vessel stiffness that has the potential to provide information on early atherosclerotic disease burden. A number of clinical methods are available for evaluating global PWV, including applanation tonometry and ultrasound. However, these methods only provide a gross global measurement of PWV-from the carotid to femoral arteries-and may mitigate regional stiffness within the vasculature. Additionally, the distance measurements used in the PWV calculation with these methods can be highly inaccurate. Faster and more robust magnetic resonance imaging (MRI) sequences have facilitated increased interest in MRI-based PWV measurements. This review provides an overview of the state-of-the-art in MRI-based PWV measurements. In addition, both gold standard and clinical standard methods of computing PWV are discussed.","author":[{"dropping-particle":"","family":"Wentland","given":"Andrew L","non-dropping-particle":"","parse-names":false,"suffix":""},{"dropping-particle":"","family":"Grist","given":"Thomas M","non-dropping-particle":"","parse-names":false,"suffix":""},{"dropping-particle":"","family":"Wieben","given":"Oliver","non-dropping-particle":"","parse-names":false,"suffix":""}],"container-title":"Cardiovascular diagnosis and therapy","id":"ITEM-2","issue":"2","issued":{"date-parts":[["2014"]]},"page":"193-206","title":"Review of MRI-based measurements of pulse wave velocity: a biomarker of arterial stiffness.","type":"article-journal","volume":"4"},"uris":["http://www.mendeley.com/documents/?uuid=f54d085a-6d3c-4edb-a536-200af147837f"]}],"mendeley":{"formattedCitation":"[4,5]","plainTextFormattedCitation":"[4,5]","previouslyFormattedCitation":"[4,5]"},"properties":{"noteIndex":0},"schema":"https://github.com/citation-style-language/schema/raw/master/csl-citation.json"}</w:instrText>
      </w:r>
      <w:r w:rsidR="00B5263A">
        <w:rPr>
          <w:sz w:val="24"/>
          <w:szCs w:val="24"/>
        </w:rPr>
        <w:fldChar w:fldCharType="separate"/>
      </w:r>
      <w:r w:rsidR="00AB4CF2" w:rsidRPr="00AB4CF2">
        <w:rPr>
          <w:noProof/>
          <w:sz w:val="24"/>
          <w:szCs w:val="24"/>
        </w:rPr>
        <w:t>[4,5]</w:t>
      </w:r>
      <w:r w:rsidR="00B5263A">
        <w:rPr>
          <w:sz w:val="24"/>
          <w:szCs w:val="24"/>
        </w:rPr>
        <w:fldChar w:fldCharType="end"/>
      </w:r>
      <w:r w:rsidR="00B5263A">
        <w:rPr>
          <w:sz w:val="24"/>
          <w:szCs w:val="24"/>
        </w:rPr>
        <w:t xml:space="preserve">. </w:t>
      </w:r>
      <w:r w:rsidR="00A10567" w:rsidRPr="00A10567">
        <w:rPr>
          <w:sz w:val="24"/>
          <w:szCs w:val="24"/>
        </w:rPr>
        <w:t>Measurement of carotid-femoral is the current clinical gold standard</w:t>
      </w:r>
      <w:r w:rsidR="00A10567">
        <w:rPr>
          <w:sz w:val="24"/>
          <w:szCs w:val="24"/>
        </w:rPr>
        <w:t xml:space="preserve"> </w:t>
      </w:r>
      <w:r w:rsidR="00A10567">
        <w:rPr>
          <w:sz w:val="24"/>
          <w:szCs w:val="24"/>
        </w:rPr>
        <w:fldChar w:fldCharType="begin" w:fldLock="1"/>
      </w:r>
      <w:r w:rsidR="00A10567">
        <w:rPr>
          <w:sz w:val="24"/>
          <w:szCs w:val="24"/>
        </w:rPr>
        <w:instrText>ADDIN CSL_CITATION {"citationItems":[{"id":"ITEM-1","itemData":{"DOI":"10.1161/HYP.0000000000000033","ISBN":"0000000000000","ISSN":"15244563","PMID":"26160955","abstract":"Measuring arterial stiffness has been established clinically through longitudinal studies in which it has independently predicted death and standard cardiovascular end points. A number of devices and approaches have been developed to assess this parameter, providing both challenges and opportunities for the advancement of this aspect of the science of hemodynamics. Wider appreciation of the role of arterial stiffness beyond BP levels in clinical medicine and clinical research is an ongoing journey, and its indication for use in the clinic requires further study. We hope this summary statement represents a step forward in this journey.","author":[{"dropping-particle":"","family":"Townsend","given":"Raymond R.","non-dropping-particle":"","parse-names":false,"suffix":""},{"dropping-particle":"","family":"Wilkinson","given":"Ian B.","non-dropping-particle":"","parse-names":false,"suffix":""},{"dropping-particle":"","family":"Schiffrin","given":"Ernesto L.","non-dropping-particle":"","parse-names":false,"suffix":""},{"dropping-particle":"","family":"Avolio","given":"Alberto P.","non-dropping-particle":"","parse-names":false,"suffix":""},{"dropping-particle":"","family":"Chirinos","given":"Julio A.","non-dropping-particle":"","parse-names":false,"suffix":""},{"dropping-particle":"","family":"Cockcroft","given":"John R.","non-dropping-particle":"","parse-names":false,"suffix":""},{"dropping-particle":"","family":"Heffernan","given":"Kevin S.","non-dropping-particle":"","parse-names":false,"suffix":""},{"dropping-particle":"","family":"Lakatta","given":"Edward G.","non-dropping-particle":"","parse-names":false,"suffix":""},{"dropping-particle":"","family":"McEniery","given":"Carmel M.","non-dropping-particle":"","parse-names":false,"suffix":""},{"dropping-particle":"","family":"Mitchell","given":"Gary F.","non-dropping-particle":"","parse-names":false,"suffix":""},{"dropping-particle":"","family":"Najjar","given":"Samer S.","non-dropping-particle":"","parse-names":false,"suffix":""},{"dropping-particle":"","family":"Nichols","given":"Wilmer W.","non-dropping-particle":"","parse-names":false,"suffix":""},{"dropping-particle":"","family":"Urbina","given":"Elaine M.","non-dropping-particle":"","parse-names":false,"suffix":""},{"dropping-particle":"","family":"Weber","given":"Thomas","non-dropping-particle":"","parse-names":false,"suffix":""}],"container-title":"Hypertension","id":"ITEM-1","issue":"3","issued":{"date-parts":[["2015"]]},"page":"698-722","title":"Recommendations for Improving and Standardizing Vascular Research on Arterial Stiffness: A Scientific Statement from the American Heart Association","type":"article-journal","volume":"66"},"uris":["http://www.mendeley.com/documents/?uuid=e65c44d3-cc48-480d-9531-0b9c60095e5f"]}],"mendeley":{"formattedCitation":"[6]","plainTextFormattedCitation":"[6]","previouslyFormattedCitation":"[6]"},"properties":{"noteIndex":0},"schema":"https://github.com/citation-style-language/schema/raw/master/csl-citation.json"}</w:instrText>
      </w:r>
      <w:r w:rsidR="00A10567">
        <w:rPr>
          <w:sz w:val="24"/>
          <w:szCs w:val="24"/>
        </w:rPr>
        <w:fldChar w:fldCharType="separate"/>
      </w:r>
      <w:r w:rsidR="00A10567" w:rsidRPr="00A10567">
        <w:rPr>
          <w:noProof/>
          <w:sz w:val="24"/>
          <w:szCs w:val="24"/>
        </w:rPr>
        <w:t>[6]</w:t>
      </w:r>
      <w:r w:rsidR="00A10567">
        <w:rPr>
          <w:sz w:val="24"/>
          <w:szCs w:val="24"/>
        </w:rPr>
        <w:fldChar w:fldCharType="end"/>
      </w:r>
      <w:r w:rsidR="00A10567" w:rsidRPr="00A10567">
        <w:rPr>
          <w:sz w:val="24"/>
          <w:szCs w:val="24"/>
        </w:rPr>
        <w:t xml:space="preserve"> but</w:t>
      </w:r>
      <w:r w:rsidR="00777BB0" w:rsidRPr="00A10567">
        <w:rPr>
          <w:sz w:val="24"/>
          <w:szCs w:val="24"/>
        </w:rPr>
        <w:t xml:space="preserve"> </w:t>
      </w:r>
      <w:r w:rsidR="009F4AB4" w:rsidRPr="009F4AB4">
        <w:rPr>
          <w:sz w:val="24"/>
          <w:szCs w:val="24"/>
        </w:rPr>
        <w:t xml:space="preserve">inaccuracies in path length determination </w:t>
      </w:r>
      <w:r w:rsidR="009F4AB4">
        <w:rPr>
          <w:sz w:val="24"/>
          <w:szCs w:val="24"/>
        </w:rPr>
        <w:t xml:space="preserve">is </w:t>
      </w:r>
      <w:r w:rsidR="009F4AB4" w:rsidRPr="009F4AB4">
        <w:rPr>
          <w:sz w:val="24"/>
          <w:szCs w:val="24"/>
        </w:rPr>
        <w:t>a recogni</w:t>
      </w:r>
      <w:r w:rsidR="009F4AB4">
        <w:rPr>
          <w:sz w:val="24"/>
          <w:szCs w:val="24"/>
        </w:rPr>
        <w:t>z</w:t>
      </w:r>
      <w:r w:rsidR="009F4AB4" w:rsidRPr="009F4AB4">
        <w:rPr>
          <w:sz w:val="24"/>
          <w:szCs w:val="24"/>
        </w:rPr>
        <w:t>ed limitation</w:t>
      </w:r>
      <w:r w:rsidR="00C56DCC">
        <w:rPr>
          <w:sz w:val="24"/>
          <w:szCs w:val="24"/>
        </w:rPr>
        <w:fldChar w:fldCharType="begin" w:fldLock="1"/>
      </w:r>
      <w:r w:rsidR="00C56DCC">
        <w:rPr>
          <w:sz w:val="24"/>
          <w:szCs w:val="24"/>
        </w:rPr>
        <w:instrText>ADDIN CSL_CITATION {"citationItems":[{"id":"ITEM-1","itemData":{"DOI":"10.1161/HYPERTENSIONAHA.123.21618","ISSN":"15244563","PMID":"37975229","abstract":"BACKGROUND: Arterial stiffness, as measured by arterial pulse wave velocity (PWV), is an established biomarker for cardiovascular risk and target-organ damage in individuals with hypertension. With the emergence of new devices for assessing PWV, it has become evident that some of these devices yield results that display significant discrepancies compared with previous devices. This discrepancy underscores the importance of comprehensive validation procedures and the need for international recommendations. METHODS: A stepwise approach utilizing the modified Delphi technique, with the involvement of key scientific societies dedicated to arterial stiffness research worldwide, was adopted to formulate, through a multidisciplinary vision, a shared approach to the validation of noninvasive arterial PWV measurement devices. RESULTS: A set of recommendations has been developed, which aim to provide guidance to clinicians, researchers, and device manufacturers regarding the validation of new PWV measurement devices. The intention behind these recommendations is to ensure that the validation process can be conducted in a rigorous and consistent manner and to promote standardization and harmonization among PWV devices, thereby facilitating their widespread adoption in clinical practice. CONCLUSIONS: It is hoped that these recommendations will encourage both users and developers of PWV measurement devices to critically evaluate and validate their technologies, ultimately leading to improved consistency and comparability of results. This, in turn, will enhance the clinical utility of PWV as a valuable tool for assessing arterial stiffness and informing cardiovascular risk stratification and management in individuals with hypertension.","author":[{"dropping-particle":"","family":"Spronck","given":"Bart","non-dropping-particle":"","parse-names":false,"suffix":""},{"dropping-particle":"","family":"Terentes-Printzios","given":"Dimitrios","non-dropping-particle":"","parse-names":false,"suffix":""},{"dropping-particle":"","family":"Avolio","given":"Alberto P.","non-dropping-particle":"","parse-names":false,"suffix":""},{"dropping-particle":"","family":"Boutouyrie","given":"Pierre","non-dropping-particle":"","parse-names":false,"suffix":""},{"dropping-particle":"","family":"Guala","given":"Andrea","non-dropping-particle":"","parse-names":false,"suffix":""},{"dropping-particle":"","family":"Jerončić","given":"Ana","non-dropping-particle":"","parse-names":false,"suffix":""},{"dropping-particle":"","family":"Laurent","given":"Stéphane","non-dropping-particle":"","parse-names":false,"suffix":""},{"dropping-particle":"","family":"Barbosa","given":"Eduardo C.D.","non-dropping-particle":"","parse-names":false,"suffix":""},{"dropping-particle":"","family":"Baulmann","given":"Johannes","non-dropping-particle":"","parse-names":false,"suffix":""},{"dropping-particle":"","family":"Chen","given":"Chen Huan","non-dropping-particle":"","parse-names":false,"suffix":""},{"dropping-particle":"","family":"Chirinos","given":"Julio A.","non-dropping-particle":"","parse-names":false,"suffix":""},{"dropping-particle":"","family":"Daskalopoulou","given":"Stella S.","non-dropping-particle":"","parse-names":false,"suffix":""},{"dropping-particle":"","family":"Hughes","given":"Alun D.","non-dropping-particle":"","parse-names":false,"suffix":""},{"dropping-particle":"","family":"Mahmud","given":"Azra","non-dropping-particle":"","parse-names":false,"suffix":""},{"dropping-particle":"","family":"Mayer","given":"Christopher C.","non-dropping-particle":"","parse-names":false,"suffix":""},{"dropping-particle":"","family":"Park","given":"Jeong Bae","non-dropping-particle":"","parse-names":false,"suffix":""},{"dropping-particle":"","family":"Pierce","given":"Gary L.","non-dropping-particle":"","parse-names":false,"suffix":""},{"dropping-particle":"","family":"Schutte","given":"Aletta E.","non-dropping-particle":"","parse-names":false,"suffix":""},{"dropping-particle":"","family":"Urbina","given":"Elaine M.","non-dropping-particle":"","parse-names":false,"suffix":""},{"dropping-particle":"","family":"Wilkinson","given":"Ian B.","non-dropping-particle":"","parse-names":false,"suffix":""},{"dropping-particle":"","family":"Segers","given":"Patrick","non-dropping-particle":"","parse-names":false,"suffix":""},{"dropping-particle":"","family":"Sharman","given":"James E.","non-dropping-particle":"","parse-names":false,"suffix":""},{"dropping-particle":"","family":"Tan","given":"Isabella","non-dropping-particle":"","parse-names":false,"suffix":""},{"dropping-particle":"","family":"Vlachopoulos","given":"Charalambos","non-dropping-particle":"","parse-names":false,"suffix":""},{"dropping-particle":"","family":"Weber","given":"Thomas","non-dropping-particle":"","parse-names":false,"suffix":""},{"dropping-particle":"","family":"Bianchini","given":"Elisabetta","non-dropping-particle":"","parse-names":false,"suffix":""},{"dropping-particle":"","family":"Bruno","given":"Rosa Maria","non-dropping-particle":"","parse-names":false,"suffix":""}],"container-title":"Hypertension","id":"ITEM-1","issue":"1","issued":{"date-parts":[["2024"]]},"page":"183-192","title":"2024 Recommendations for Validation of Noninvasive Arterial Pulse Wave Velocity Measurement Devices","type":"article-journal","volume":"81"},"uris":["http://www.mendeley.com/documents/?uuid=fc095398-220b-4a2b-8db4-3d818ce07aa1"]}],"mendeley":{"formattedCitation":"[7]","plainTextFormattedCitation":"[7]"},"properties":{"noteIndex":0},"schema":"https://github.com/citation-style-language/schema/raw/master/csl-citation.json"}</w:instrText>
      </w:r>
      <w:r w:rsidR="00C56DCC">
        <w:rPr>
          <w:sz w:val="24"/>
          <w:szCs w:val="24"/>
        </w:rPr>
        <w:fldChar w:fldCharType="separate"/>
      </w:r>
      <w:r w:rsidR="00C56DCC" w:rsidRPr="00C56DCC">
        <w:rPr>
          <w:noProof/>
          <w:sz w:val="24"/>
          <w:szCs w:val="24"/>
        </w:rPr>
        <w:t>[7]</w:t>
      </w:r>
      <w:r w:rsidR="00C56DCC">
        <w:rPr>
          <w:sz w:val="24"/>
          <w:szCs w:val="24"/>
        </w:rPr>
        <w:fldChar w:fldCharType="end"/>
      </w:r>
      <w:r w:rsidR="005E5D8E">
        <w:rPr>
          <w:sz w:val="24"/>
          <w:szCs w:val="24"/>
        </w:rPr>
        <w:t>,</w:t>
      </w:r>
      <w:r w:rsidR="009F4AB4">
        <w:rPr>
          <w:sz w:val="24"/>
          <w:szCs w:val="24"/>
        </w:rPr>
        <w:t xml:space="preserve"> </w:t>
      </w:r>
      <w:r w:rsidR="00423E4E">
        <w:rPr>
          <w:sz w:val="24"/>
          <w:szCs w:val="24"/>
        </w:rPr>
        <w:t>while</w:t>
      </w:r>
      <w:r w:rsidR="009F4AB4">
        <w:rPr>
          <w:sz w:val="24"/>
          <w:szCs w:val="24"/>
        </w:rPr>
        <w:t xml:space="preserve"> </w:t>
      </w:r>
      <w:r w:rsidR="00A10567" w:rsidRPr="00A10567">
        <w:rPr>
          <w:sz w:val="24"/>
          <w:szCs w:val="24"/>
        </w:rPr>
        <w:t xml:space="preserve">MRI or CT </w:t>
      </w:r>
      <w:r w:rsidR="00777BB0">
        <w:rPr>
          <w:sz w:val="24"/>
          <w:szCs w:val="24"/>
        </w:rPr>
        <w:t xml:space="preserve">imaging </w:t>
      </w:r>
      <w:r w:rsidR="00A10567" w:rsidRPr="00A10567">
        <w:rPr>
          <w:sz w:val="24"/>
          <w:szCs w:val="24"/>
        </w:rPr>
        <w:t xml:space="preserve">is the gold standard for path length assessment </w:t>
      </w:r>
      <w:r w:rsidR="00A10567">
        <w:rPr>
          <w:sz w:val="24"/>
          <w:szCs w:val="24"/>
        </w:rPr>
        <w:fldChar w:fldCharType="begin" w:fldLock="1"/>
      </w:r>
      <w:r w:rsidR="00602A54">
        <w:rPr>
          <w:sz w:val="24"/>
          <w:szCs w:val="24"/>
        </w:rPr>
        <w:instrText>ADDIN CSL_CITATION {"citationItems":[{"id":"ITEM-1","itemData":{"DOI":"10.1161/HYPERTENSIONAHA.123.21618","ISSN":"15244563","PMID":"37975229","abstract":"BACKGROUND: Arterial stiffness, as measured by arterial pulse wave velocity (PWV), is an established biomarker for cardiovascular risk and target-organ damage in individuals with hypertension. With the emergence of new devices for assessing PWV, it has become evident that some of these devices yield results that display significant discrepancies compared with previous devices. This discrepancy underscores the importance of comprehensive validation procedures and the need for international recommendations. METHODS: A stepwise approach utilizing the modified Delphi technique, with the involvement of key scientific societies dedicated to arterial stiffness research worldwide, was adopted to formulate, through a multidisciplinary vision, a shared approach to the validation of noninvasive arterial PWV measurement devices. RESULTS: A set of recommendations has been developed, which aim to provide guidance to clinicians, researchers, and device manufacturers regarding the validation of new PWV measurement devices. The intention behind these recommendations is to ensure that the validation process can be conducted in a rigorous and consistent manner and to promote standardization and harmonization among PWV devices, thereby facilitating their widespread adoption in clinical practice. CONCLUSIONS: It is hoped that these recommendations will encourage both users and developers of PWV measurement devices to critically evaluate and validate their technologies, ultimately leading to improved consistency and comparability of results. This, in turn, will enhance the clinical utility of PWV as a valuable tool for assessing arterial stiffness and informing cardiovascular risk stratification and management in individuals with hypertension.","author":[{"dropping-particle":"","family":"Spronck","given":"Bart","non-dropping-particle":"","parse-names":false,"suffix":""},{"dropping-particle":"","family":"Terentes-Printzios","given":"Dimitrios","non-dropping-particle":"","parse-names":false,"suffix":""},{"dropping-particle":"","family":"Avolio","given":"Alberto P.","non-dropping-particle":"","parse-names":false,"suffix":""},{"dropping-particle":"","family":"Boutouyrie","given":"Pierre","non-dropping-particle":"","parse-names":false,"suffix":""},{"dropping-particle":"","family":"Guala","given":"Andrea","non-dropping-particle":"","parse-names":false,"suffix":""},{"dropping-particle":"","family":"Jerončić","given":"Ana","non-dropping-particle":"","parse-names":false,"suffix":""},{"dropping-particle":"","family":"Laurent","given":"Stéphane","non-dropping-particle":"","parse-names":false,"suffix":""},{"dropping-particle":"","family":"Barbosa","given":"Eduardo C.D.","non-dropping-particle":"","parse-names":false,"suffix":""},{"dropping-particle":"","family":"Baulmann","given":"Johannes","non-dropping-particle":"","parse-names":false,"suffix":""},{"dropping-particle":"","family":"Chen","given":"Chen Huan","non-dropping-particle":"","parse-names":false,"suffix":""},{"dropping-particle":"","family":"Chirinos","given":"Julio A.","non-dropping-particle":"","parse-names":false,"suffix":""},{"dropping-particle":"","family":"Daskalopoulou","given":"Stella S.","non-dropping-particle":"","parse-names":false,"suffix":""},{"dropping-particle":"","family":"Hughes","given":"Alun D.","non-dropping-particle":"","parse-names":false,"suffix":""},{"dropping-particle":"","family":"Mahmud","given":"Azra","non-dropping-particle":"","parse-names":false,"suffix":""},{"dropping-particle":"","family":"Mayer","given":"Christopher C.","non-dropping-particle":"","parse-names":false,"suffix":""},{"dropping-particle":"","family":"Park","given":"Jeong Bae","non-dropping-particle":"","parse-names":false,"suffix":""},{"dropping-particle":"","family":"Pierce","given":"Gary L.","non-dropping-particle":"","parse-names":false,"suffix":""},{"dropping-particle":"","family":"Schutte","given":"Aletta E.","non-dropping-particle":"","parse-names":false,"suffix":""},{"dropping-particle":"","family":"Urbina","given":"Elaine M.","non-dropping-particle":"","parse-names":false,"suffix":""},{"dropping-particle":"","family":"Wilkinson","given":"Ian B.","non-dropping-particle":"","parse-names":false,"suffix":""},{"dropping-particle":"","family":"Segers","given":"Patrick","non-dropping-particle":"","parse-names":false,"suffix":""},{"dropping-particle":"","family":"Sharman","given":"James E.","non-dropping-particle":"","parse-names":false,"suffix":""},{"dropping-particle":"","family":"Tan","given":"Isabella","non-dropping-particle":"","parse-names":false,"suffix":""},{"dropping-particle":"","family":"Vlachopoulos","given":"Charalambos","non-dropping-particle":"","parse-names":false,"suffix":""},{"dropping-particle":"","family":"Weber","given":"Thomas","non-dropping-particle":"","parse-names":false,"suffix":""},{"dropping-particle":"","family":"Bianchini","given":"Elisabetta","non-dropping-particle":"","parse-names":false,"suffix":""},{"dropping-particle":"","family":"Bruno","given":"Rosa Maria","non-dropping-particle":"","parse-names":false,"suffix":""}],"container-title":"Hypertension","id":"ITEM-1","issue":"1","issued":{"date-parts":[["2024"]]},"page":"183-192","title":"2024 Recommendations for Validation of Noninvasive Arterial Pulse Wave Velocity Measurement Devices","type":"article-journal","volume":"81"},"uris":["http://www.mendeley.com/documents/?uuid=fc095398-220b-4a2b-8db4-3d818ce07aa1"]}],"mendeley":{"formattedCitation":"[7]","plainTextFormattedCitation":"[7]","previouslyFormattedCitation":"[7]"},"properties":{"noteIndex":0},"schema":"https://github.com/citation-style-language/schema/raw/master/csl-citation.json"}</w:instrText>
      </w:r>
      <w:r w:rsidR="00A10567">
        <w:rPr>
          <w:sz w:val="24"/>
          <w:szCs w:val="24"/>
        </w:rPr>
        <w:fldChar w:fldCharType="separate"/>
      </w:r>
      <w:r w:rsidR="00A10567" w:rsidRPr="00A10567">
        <w:rPr>
          <w:noProof/>
          <w:sz w:val="24"/>
          <w:szCs w:val="24"/>
        </w:rPr>
        <w:t>[7]</w:t>
      </w:r>
      <w:r w:rsidR="00A10567">
        <w:rPr>
          <w:sz w:val="24"/>
          <w:szCs w:val="24"/>
        </w:rPr>
        <w:fldChar w:fldCharType="end"/>
      </w:r>
      <w:r w:rsidR="00BA2651">
        <w:rPr>
          <w:sz w:val="24"/>
          <w:szCs w:val="24"/>
        </w:rPr>
        <w:t xml:space="preserve">. </w:t>
      </w:r>
      <w:r w:rsidR="00B5263A">
        <w:rPr>
          <w:sz w:val="24"/>
          <w:szCs w:val="24"/>
        </w:rPr>
        <w:t>Calculation of PWV requires</w:t>
      </w:r>
      <w:r w:rsidR="00947DA9">
        <w:rPr>
          <w:sz w:val="24"/>
          <w:szCs w:val="24"/>
        </w:rPr>
        <w:t xml:space="preserve"> the distance a </w:t>
      </w:r>
      <w:r w:rsidR="00EE3475">
        <w:rPr>
          <w:sz w:val="24"/>
          <w:szCs w:val="24"/>
        </w:rPr>
        <w:t xml:space="preserve">pulse </w:t>
      </w:r>
      <w:r w:rsidR="00947DA9">
        <w:rPr>
          <w:sz w:val="24"/>
          <w:szCs w:val="24"/>
        </w:rPr>
        <w:t>waveform travels (</w:t>
      </w:r>
      <w:r w:rsidR="007A3009">
        <w:rPr>
          <w:sz w:val="24"/>
          <w:szCs w:val="24"/>
        </w:rPr>
        <w:t xml:space="preserve">i.e. </w:t>
      </w:r>
      <w:r w:rsidR="00947DA9">
        <w:rPr>
          <w:sz w:val="24"/>
          <w:szCs w:val="24"/>
        </w:rPr>
        <w:t xml:space="preserve">the </w:t>
      </w:r>
      <w:r w:rsidR="00947DA9" w:rsidRPr="00F93420">
        <w:rPr>
          <w:i/>
          <w:sz w:val="24"/>
          <w:szCs w:val="24"/>
        </w:rPr>
        <w:t>path length</w:t>
      </w:r>
      <w:r w:rsidR="00947DA9">
        <w:rPr>
          <w:sz w:val="24"/>
          <w:szCs w:val="24"/>
        </w:rPr>
        <w:t xml:space="preserve">) </w:t>
      </w:r>
      <w:r w:rsidR="00B5263A">
        <w:rPr>
          <w:sz w:val="24"/>
          <w:szCs w:val="24"/>
        </w:rPr>
        <w:t xml:space="preserve">and </w:t>
      </w:r>
      <w:r w:rsidR="00947DA9">
        <w:rPr>
          <w:sz w:val="24"/>
          <w:szCs w:val="24"/>
        </w:rPr>
        <w:t>the time taken</w:t>
      </w:r>
      <w:r w:rsidR="00B5263A">
        <w:rPr>
          <w:sz w:val="24"/>
          <w:szCs w:val="24"/>
        </w:rPr>
        <w:t xml:space="preserve"> to travel that distance</w:t>
      </w:r>
      <w:r w:rsidR="00947DA9">
        <w:rPr>
          <w:sz w:val="24"/>
          <w:szCs w:val="24"/>
        </w:rPr>
        <w:t xml:space="preserve"> (</w:t>
      </w:r>
      <w:r w:rsidR="007A3009">
        <w:rPr>
          <w:sz w:val="24"/>
          <w:szCs w:val="24"/>
        </w:rPr>
        <w:t xml:space="preserve">i.e. </w:t>
      </w:r>
      <w:r w:rsidR="00947DA9">
        <w:rPr>
          <w:sz w:val="24"/>
          <w:szCs w:val="24"/>
        </w:rPr>
        <w:t xml:space="preserve">the </w:t>
      </w:r>
      <w:r w:rsidR="00947DA9" w:rsidRPr="00F93420">
        <w:rPr>
          <w:i/>
          <w:sz w:val="24"/>
          <w:szCs w:val="24"/>
        </w:rPr>
        <w:t>pulse transit time</w:t>
      </w:r>
      <w:r w:rsidR="00947DA9">
        <w:rPr>
          <w:sz w:val="24"/>
          <w:szCs w:val="24"/>
        </w:rPr>
        <w:t xml:space="preserve">) </w:t>
      </w:r>
      <w:r w:rsidR="007A3009">
        <w:rPr>
          <w:sz w:val="24"/>
          <w:szCs w:val="24"/>
        </w:rPr>
        <w:fldChar w:fldCharType="begin" w:fldLock="1"/>
      </w:r>
      <w:r w:rsidR="00A10567">
        <w:rPr>
          <w:sz w:val="24"/>
          <w:szCs w:val="24"/>
        </w:rPr>
        <w:instrText>ADDIN CSL_CITATION {"citationItems":[{"id":"ITEM-1","itemData":{"DOI":"10.3978/j.issn.2223-3652.2014.03.04","ISSN":"2223-3652","PMID":"24834415","abstract":"Atherosclerosis is the leading cause of cardiovascular disease (CVD) in the Western world. In the early development of atherosclerosis, vessel walls remodel outwardly such that the vessel luminal diameter is minimally affected by early plaque development. Only in the late stages of the disease does the vessel lumen begin to narrow-leading to stenoses. As a result, angiographic techniques are not useful for diagnosing early atherosclerosis. Given the absence of stenoses in the early stages of atherosclerosis, CVD remains subclinical for decades. Thus, methods of diagnosing atherosclerosis early in the disease process are needed so that affected patients can receive the necessary interventions to prevent further disease progression. Pulse wave velocity (PWV) is a biomarker directly related to vessel stiffness that has the potential to provide information on early atherosclerotic disease burden. A number of clinical methods are available for evaluating global PWV, including applanation tonometry and ultrasound. However, these methods only provide a gross global measurement of PWV-from the carotid to femoral arteries-and may mitigate regional stiffness within the vasculature. Additionally, the distance measurements used in the PWV calculation with these methods can be highly inaccurate. Faster and more robust magnetic resonance imaging (MRI) sequences have facilitated increased interest in MRI-based PWV measurements. This review provides an overview of the state-of-the-art in MRI-based PWV measurements. In addition, both gold standard and clinical standard methods of computing PWV are discussed.","author":[{"dropping-particle":"","family":"Wentland","given":"Andrew L","non-dropping-particle":"","parse-names":false,"suffix":""},{"dropping-particle":"","family":"Grist","given":"Thomas M","non-dropping-particle":"","parse-names":false,"suffix":""},{"dropping-particle":"","family":"Wieben","given":"Oliver","non-dropping-particle":"","parse-names":false,"suffix":""}],"container-title":"Cardiovascular diagnosis and therapy","id":"ITEM-1","issue":"2","issued":{"date-parts":[["2014"]]},"page":"193-206","title":"Review of MRI-based measurements of pulse wave velocity: a biomarker of arterial stiffness.","type":"article-journal","volume":"4"},"uris":["http://www.mendeley.com/documents/?uuid=f54d085a-6d3c-4edb-a536-200af147837f"]}],"mendeley":{"formattedCitation":"[5]","plainTextFormattedCitation":"[5]","previouslyFormattedCitation":"[5]"},"properties":{"noteIndex":0},"schema":"https://github.com/citation-style-language/schema/raw/master/csl-citation.json"}</w:instrText>
      </w:r>
      <w:r w:rsidR="007A3009">
        <w:rPr>
          <w:sz w:val="24"/>
          <w:szCs w:val="24"/>
        </w:rPr>
        <w:fldChar w:fldCharType="separate"/>
      </w:r>
      <w:r w:rsidR="00AB4CF2" w:rsidRPr="00AB4CF2">
        <w:rPr>
          <w:noProof/>
          <w:sz w:val="24"/>
          <w:szCs w:val="24"/>
        </w:rPr>
        <w:t>[5]</w:t>
      </w:r>
      <w:r w:rsidR="007A3009">
        <w:rPr>
          <w:sz w:val="24"/>
          <w:szCs w:val="24"/>
        </w:rPr>
        <w:fldChar w:fldCharType="end"/>
      </w:r>
      <w:r w:rsidR="00947DA9">
        <w:rPr>
          <w:sz w:val="24"/>
          <w:szCs w:val="24"/>
        </w:rPr>
        <w:t xml:space="preserve">. </w:t>
      </w:r>
      <w:r w:rsidR="00B5263A">
        <w:rPr>
          <w:sz w:val="24"/>
          <w:szCs w:val="24"/>
        </w:rPr>
        <w:t xml:space="preserve">These metrics can easily be obtained </w:t>
      </w:r>
      <w:r w:rsidR="00CF429A">
        <w:rPr>
          <w:sz w:val="24"/>
          <w:szCs w:val="24"/>
        </w:rPr>
        <w:t xml:space="preserve">by </w:t>
      </w:r>
      <w:r w:rsidR="00777BB0">
        <w:rPr>
          <w:sz w:val="24"/>
          <w:szCs w:val="24"/>
        </w:rPr>
        <w:t>MR</w:t>
      </w:r>
      <w:r w:rsidR="008A1608">
        <w:rPr>
          <w:sz w:val="24"/>
          <w:szCs w:val="24"/>
        </w:rPr>
        <w:t xml:space="preserve"> imaging</w:t>
      </w:r>
      <w:r w:rsidR="0034706B">
        <w:rPr>
          <w:sz w:val="24"/>
          <w:szCs w:val="24"/>
        </w:rPr>
        <w:t xml:space="preserve"> </w:t>
      </w:r>
      <w:r w:rsidR="00B5263A">
        <w:rPr>
          <w:sz w:val="24"/>
          <w:szCs w:val="24"/>
        </w:rPr>
        <w:t xml:space="preserve">using a combination of anatomical imaging (for path length) and </w:t>
      </w:r>
      <w:r w:rsidR="009A1BF0">
        <w:rPr>
          <w:sz w:val="24"/>
          <w:szCs w:val="24"/>
        </w:rPr>
        <w:t>phase contrast</w:t>
      </w:r>
      <w:r w:rsidR="001F3E20">
        <w:rPr>
          <w:sz w:val="24"/>
          <w:szCs w:val="24"/>
        </w:rPr>
        <w:t xml:space="preserve"> </w:t>
      </w:r>
      <w:r w:rsidR="00CA4CEA">
        <w:rPr>
          <w:sz w:val="24"/>
          <w:szCs w:val="24"/>
        </w:rPr>
        <w:t xml:space="preserve">imaging </w:t>
      </w:r>
      <w:r w:rsidR="00B5263A">
        <w:rPr>
          <w:sz w:val="24"/>
          <w:szCs w:val="24"/>
        </w:rPr>
        <w:t xml:space="preserve">(for transit time) </w:t>
      </w:r>
      <w:r w:rsidR="00391855">
        <w:rPr>
          <w:sz w:val="24"/>
          <w:szCs w:val="24"/>
        </w:rPr>
        <w:fldChar w:fldCharType="begin" w:fldLock="1"/>
      </w:r>
      <w:r w:rsidR="00602A54">
        <w:rPr>
          <w:sz w:val="24"/>
          <w:szCs w:val="24"/>
        </w:rPr>
        <w:instrText>ADDIN CSL_CITATION {"citationItems":[{"id":"ITEM-1","itemData":{"DOI":"10.3978/j.issn.2223-3652.2014.03.04","ISSN":"2223-3652","PMID":"24834415","abstract":"Atherosclerosis is the leading cause of cardiovascular disease (CVD) in the Western world. In the early development of atherosclerosis, vessel walls remodel outwardly such that the vessel luminal diameter is minimally affected by early plaque development. Only in the late stages of the disease does the vessel lumen begin to narrow-leading to stenoses. As a result, angiographic techniques are not useful for diagnosing early atherosclerosis. Given the absence of stenoses in the early stages of atherosclerosis, CVD remains subclinical for decades. Thus, methods of diagnosing atherosclerosis early in the disease process are needed so that affected patients can receive the necessary interventions to prevent further disease progression. Pulse wave velocity (PWV) is a biomarker directly related to vessel stiffness that has the potential to provide information on early atherosclerotic disease burden. A number of clinical methods are available for evaluating global PWV, including applanation tonometry and ultrasound. However, these methods only provide a gross global measurement of PWV-from the carotid to femoral arteries-and may mitigate regional stiffness within the vasculature. Additionally, the distance measurements used in the PWV calculation with these methods can be highly inaccurate. Faster and more robust magnetic resonance imaging (MRI) sequences have facilitated increased interest in MRI-based PWV measurements. This review provides an overview of the state-of-the-art in MRI-based PWV measurements. In addition, both gold standard and clinical standard methods of computing PWV are discussed.","author":[{"dropping-particle":"","family":"Wentland","given":"Andrew L","non-dropping-particle":"","parse-names":false,"suffix":""},{"dropping-particle":"","family":"Grist","given":"Thomas M","non-dropping-particle":"","parse-names":false,"suffix":""},{"dropping-particle":"","family":"Wieben","given":"Oliver","non-dropping-particle":"","parse-names":false,"suffix":""}],"container-title":"Cardiovascular diagnosis and therapy","id":"ITEM-1","issue":"2","issued":{"date-parts":[["2014"]]},"page":"193-206","title":"Review of MRI-based measurements of pulse wave velocity: a biomarker of arterial stiffness.","type":"article-journal","volume":"4"},"uris":["http://www.mendeley.com/documents/?uuid=f54d085a-6d3c-4edb-a536-200af147837f"]},{"id":"ITEM-2","itemData":{"DOI":"10.1186/s12968-017-0341-y","ISSN":"1532429X","PMID":"28270208","abstract":"Background: Pulse wave velocity (PWV) is a biomarker for the intrinsic stiffness of the aortic wall, and has been shown to be predictive for cardiovascular events. It can be assessed using cardiovascular magnetic resonance (CMR) from the delay between phase-contrast flow waveforms at two or more locations in the aorta, and the distance on CMR images between those locations. This study aimed to investigate the impact of different distance measurement methods on PWV. We present and evaluate an algorithm for automated centreline tracking in 3D images, and compare PWV calculations using distances derived from 3D images to those obtained from a conventional 2D oblique-sagittal image of the aorta. Methods: We included 35 patients from a twin cohort, and 20 post-coarctation repair patients. Phase-contrast flow was acquired in the ascending, descending and diaphragmatic aorta. A 3D centreline tracking algorithm is presented and evaluated on a subset of 30 subjects, on three CMR sequences: balanced steady-state free precession (SSFP), black-blood double inversion recovery turbo spin echo, and contrast-enhanced CMR angiography. Aortic lengths are subsequently compared between measurements from a 2D oblique-sagittal plane, and a 3D geometry. Results: The error in length of automated 3D centreline tracking compared with manual annotations ranged from 2.4 [1.8-4.3] mm (mean [IQR], black-blood) to 6.4 [4.7-8.9] mm (SSFP). The impact on PWV was below 0.5m/s (&lt;5%). Differences between 2D and 3D centreline length were significant for the majority of our experiments (p &lt; 0.05). Individual differences in PWV were larger than 0.5m/s in 15% of all cases (thoracic aorta) and 37% when studying the aortic arch only. Finally, the difference between end-diastolic and end-systolic 2D centreline lengths was statistically significant (p &lt; 0.01), but resulted in small differences in PWV (0.08 [0.04 - 0.10]m/s). Conclusions: Automatic aortic centreline tracking in three commonly used CMR sequences is possible with good accuracy. The 3D length obtained from such sequences can differ considerably from lengths obtained from a 2D oblique-sagittal plane, depending on aortic curvature, adequate planning of the oblique-sagittal plane, and patient motion between acquisitions. For accurate PWV measurements we recommend using 3D centrelines.","author":[{"dropping-particle":"","family":"Engelen","given":"Arna","non-dropping-particle":"Van","parse-names":false,"suffix":""},{"dropping-particle":"","family":"Silva Vieira","given":"Miguel","non-dropping-particle":"","parse-names":false,"suffix":""},{"dropping-particle":"","family":"Rafiq","given":"Isma","non-dropping-particle":"","parse-names":false,"suffix":""},{"dropping-particle":"","family":"Cecelja","given":"Marina","non-dropping-particle":"","parse-names":false,"suffix":""},{"dropping-particle":"","family":"Schneider","given":"Torben","non-dropping-particle":"","parse-names":false,"suffix":""},{"dropping-particle":"","family":"Bliek","given":"Hubrecht","non-dropping-particle":"De","parse-names":false,"suffix":""},{"dropping-particle":"","family":"Figueroa","given":"C. Alberto","non-dropping-particle":"","parse-names":false,"suffix":""},{"dropping-particle":"","family":"Hussain","given":"Tarique","non-dropping-particle":"","parse-names":false,"suffix":""},{"dropping-particle":"","family":"Botnar","given":"Rene M.","non-dropping-particle":"","parse-names":false,"suffix":""},{"dropping-particle":"","family":"Alastruey","given":"Jordi","non-dropping-particle":"","parse-names":false,"suffix":""}],"container-title":"Journal of Cardiovascular Magnetic Resonance","id":"ITEM-2","issue":"1","issued":{"date-parts":[["2017"]]},"page":"32","publisher":"Â© 2017 THE AUTHORS. Published by Elsevier Inc on behalf of the Society for Cardiovascular Magnetic Resonance","title":"Aortic length measurements for pulse wave velocity calculation: Manual 2D vs automated 3D centreline extraction","type":"article-journal","volume":"19"},"uris":["http://www.mendeley.com/documents/?uuid=2d6819bb-a054-4fd7-a682-ec8c84b399ab"]},{"id":"ITEM-3","itemData":{"DOI":"10.1016/j.compbiomed.2018.10.006","ISSN":"18790534","PMID":"30347341","abstract":"Background: Clinically, aortic geometry assessment is mainly based on the measurement of maximal diameters at different anatomic locations, which are subsequently used to indicate prophylactic aortic surgery. However, 3D evaluation of aortic morphology could provide volumetric quantification, which integrates both aortic dilatation and elongation and might thus be more sensitive to early geometric changes than diameters. Precise aortic morphology is also required for the calculation of pulse wave velocity (PWVMRI), an established marker of aortic stiffness. Accordingly, we proposed a 3D semi-automated analysis of thoracic aorta MRI data optimizing morphological and subsequent stiffness assessment. Methods: We studied 74 individuals (40 males, 50 ± 12years): 21 healthy volunteers and 53 patients with hypertension in whom aortic 3D MRI angiography and 2D + t phase-contrast and cine imaging were performed. A semi-automated method was proposed for volumetric aortic segmentation and was evaluated by studying resulting measurements (length, diameters, volumes and PWVMRI) in terms of: 1) reproducibility, 2) correlations with well-established 2D aortic length and diameters, 3) associations with age, carotid-femoral PWV (cf-PWV) and presence of hypertension. Results: The measurements obtained with the proposed method were repr</w:instrText>
      </w:r>
      <w:r w:rsidR="00602A54">
        <w:rPr>
          <w:rFonts w:hint="eastAsia"/>
          <w:sz w:val="24"/>
          <w:szCs w:val="24"/>
        </w:rPr>
        <w:instrText xml:space="preserve">oducible (coefficients of variation </w:instrText>
      </w:r>
      <w:r w:rsidR="00602A54">
        <w:rPr>
          <w:rFonts w:hint="eastAsia"/>
          <w:sz w:val="24"/>
          <w:szCs w:val="24"/>
        </w:rPr>
        <w:instrText>≤</w:instrText>
      </w:r>
      <w:r w:rsidR="00602A54">
        <w:rPr>
          <w:rFonts w:hint="eastAsia"/>
          <w:sz w:val="24"/>
          <w:szCs w:val="24"/>
        </w:rPr>
        <w:instrText xml:space="preserve"> 5.1%) and were highly correlated with 2D measurements (arch length: r = 0.80, Bland-Altman mean bias [limits]: 2.7 mm [-25; 30]; PWVMRI: r = 0.95, 0.22 m/s [-1.9; 2.4]). Higher or similar correlations with age were fo</w:instrText>
      </w:r>
      <w:r w:rsidR="00602A54">
        <w:rPr>
          <w:sz w:val="24"/>
          <w:szCs w:val="24"/>
        </w:rPr>
        <w:instrText>und for the proposed 3D method compared to the 2D approach (arch length: r = 0.47 (2D), r = 0.60 (3D); PWVMRI: r = 0.63 (2D), r = 0.64 (3D)). Moreover, a significant association was found between PWVMRI and cf-PWV (r = 0.49, p &lt; 0.001). All aortic measurements increased with hypertension (p &lt; 0.05) and with age: arch length (+9mm/decade); diameters: ascending (+1.2mm/decade) and descending aorta (+1.0mm/decade); volumes: ascending (+2.6mL/decade) and descending aorta (+4.0mL/decade); PWVMRI (+1.7 m s−1/decade). Conclusions: A semi-automated method based on cylindrical active surfaces was proposed for the 3D segmentation of the aorta using a single MRI dataset, providing aortic diameters at anatomical landmarks, aortic volumes and the aortic centerline length used for PWV estimation. Such measurements were reproducible and comparable to expert measurements, which required time-consuming cent…","author":[{"dropping-particle":"","family":"Dietenbeck","given":"Thomas","non-dropping-particle":"","parse-names":false,"suffix":""},{"dropping-particle":"","family":"Craiem","given":"Damian","non-dropping-particle":"","parse-names":false,"suffix":""},{"dropping-particle":"","family":"Rosenbaum","given":"David","non-dropping-particle":"","parse-names":false,"suffix":""},{"dropping-particle":"","family":"Giron","given":"Alain","non-dropping-particle":"","parse-names":false,"suffix":""},{"dropping-particle":"","family":"Cesare","given":"Alain","non-dropping-particle":"De","parse-names":false,"suffix":""},{"dropping-particle":"","family":"Bouaou","given":"Kévin","non-dropping-particle":"","parse-names":false,"suffix":""},{"dropping-particle":"","family":"Girerd","given":"Xavier","non-dropping-particle":"","parse-names":false,"suffix":""},{"dropping-particle":"","family":"Cluzel","given":"Philippe","non-dropping-particle":"","parse-names":false,"suffix":""},{"dropping-particle":"","family":"Redheuil","given":"Alban","non-dropping-particle":"","parse-names":false,"suffix":""},{"dropping-particle":"","family":"Kachenoura","given":"Nadjia","non-dropping-particle":"","parse-names":false,"suffix":""}],"container-title":"Computers in Biology and Medicine","id":"ITEM-3","issue":"October","issued":{"date-parts":[["2018"]]},"page":"101-108","publisher":"Elsevier Ltd","title":"3D aortic morphology and stiffness in MRI using semi-automated cylindrical active surface provides optimized description of the vascular effects of aging and hypertension","type":"article-journal","volume":"103"},"uris":["http://www.mendeley.com/documents/?uuid=c7966cc4-ed75-454f-b913-621f778f98f5"]}],"mendeley":{"formattedCitation":"[5,8,9]","plainTextFormattedCitation":"[5,8,9]","previouslyFormattedCitation":"[5,8,9]"},"properties":{"noteIndex":0},"schema":"https://github.com/citation-style-language/schema/raw/master/csl-citation.json"}</w:instrText>
      </w:r>
      <w:r w:rsidR="00391855">
        <w:rPr>
          <w:sz w:val="24"/>
          <w:szCs w:val="24"/>
        </w:rPr>
        <w:fldChar w:fldCharType="separate"/>
      </w:r>
      <w:r w:rsidR="00A10567" w:rsidRPr="00A10567">
        <w:rPr>
          <w:noProof/>
          <w:sz w:val="24"/>
          <w:szCs w:val="24"/>
        </w:rPr>
        <w:t>[5,8,9]</w:t>
      </w:r>
      <w:r w:rsidR="00391855">
        <w:rPr>
          <w:sz w:val="24"/>
          <w:szCs w:val="24"/>
        </w:rPr>
        <w:fldChar w:fldCharType="end"/>
      </w:r>
      <w:r w:rsidR="00BA3AF6">
        <w:rPr>
          <w:sz w:val="24"/>
          <w:szCs w:val="24"/>
        </w:rPr>
        <w:t>.</w:t>
      </w:r>
      <w:r w:rsidR="00A76AE3">
        <w:rPr>
          <w:sz w:val="24"/>
          <w:szCs w:val="24"/>
        </w:rPr>
        <w:t xml:space="preserve"> </w:t>
      </w:r>
      <w:r w:rsidR="00B5263A">
        <w:rPr>
          <w:sz w:val="24"/>
          <w:szCs w:val="24"/>
        </w:rPr>
        <w:t>However, the most accurate method of measuring</w:t>
      </w:r>
      <w:r w:rsidR="00236C58">
        <w:rPr>
          <w:sz w:val="24"/>
          <w:szCs w:val="24"/>
        </w:rPr>
        <w:t xml:space="preserve"> </w:t>
      </w:r>
      <w:r w:rsidR="008A1608">
        <w:rPr>
          <w:sz w:val="24"/>
          <w:szCs w:val="24"/>
        </w:rPr>
        <w:t>path length</w:t>
      </w:r>
      <w:r w:rsidR="00236C58">
        <w:rPr>
          <w:sz w:val="24"/>
          <w:szCs w:val="24"/>
        </w:rPr>
        <w:t xml:space="preserve"> </w:t>
      </w:r>
      <w:r w:rsidR="00FF3088">
        <w:rPr>
          <w:sz w:val="24"/>
          <w:szCs w:val="24"/>
        </w:rPr>
        <w:t xml:space="preserve">requires </w:t>
      </w:r>
      <w:r w:rsidR="00B5263A">
        <w:rPr>
          <w:sz w:val="24"/>
          <w:szCs w:val="24"/>
        </w:rPr>
        <w:t>time-consuming</w:t>
      </w:r>
      <w:r w:rsidR="00E23C29">
        <w:rPr>
          <w:sz w:val="24"/>
          <w:szCs w:val="24"/>
        </w:rPr>
        <w:t>,</w:t>
      </w:r>
      <w:r w:rsidR="00B5263A">
        <w:rPr>
          <w:sz w:val="24"/>
          <w:szCs w:val="24"/>
        </w:rPr>
        <w:t xml:space="preserve"> contrast</w:t>
      </w:r>
      <w:r w:rsidR="000B2699">
        <w:rPr>
          <w:sz w:val="24"/>
          <w:szCs w:val="24"/>
        </w:rPr>
        <w:t>-</w:t>
      </w:r>
      <w:r w:rsidR="00B5263A">
        <w:rPr>
          <w:sz w:val="24"/>
          <w:szCs w:val="24"/>
        </w:rPr>
        <w:t xml:space="preserve">enhanced 3D </w:t>
      </w:r>
      <w:r w:rsidR="008741E4">
        <w:rPr>
          <w:sz w:val="24"/>
          <w:szCs w:val="24"/>
        </w:rPr>
        <w:t>MR sequences</w:t>
      </w:r>
      <w:r w:rsidR="00A37782">
        <w:rPr>
          <w:sz w:val="24"/>
          <w:szCs w:val="24"/>
        </w:rPr>
        <w:t xml:space="preserve">. </w:t>
      </w:r>
      <w:r w:rsidR="00B5263A">
        <w:rPr>
          <w:sz w:val="24"/>
          <w:szCs w:val="24"/>
        </w:rPr>
        <w:t>Consequently, t</w:t>
      </w:r>
      <w:r w:rsidR="006B1314">
        <w:rPr>
          <w:sz w:val="24"/>
          <w:szCs w:val="24"/>
        </w:rPr>
        <w:t xml:space="preserve">hese sequences </w:t>
      </w:r>
      <w:r w:rsidR="00CC3EEA">
        <w:rPr>
          <w:sz w:val="24"/>
          <w:szCs w:val="24"/>
        </w:rPr>
        <w:t>are not routine</w:t>
      </w:r>
      <w:r w:rsidR="00E31147">
        <w:rPr>
          <w:sz w:val="24"/>
          <w:szCs w:val="24"/>
        </w:rPr>
        <w:t>ly</w:t>
      </w:r>
      <w:r w:rsidR="00CC3EEA">
        <w:rPr>
          <w:sz w:val="24"/>
          <w:szCs w:val="24"/>
        </w:rPr>
        <w:t xml:space="preserve"> performed in standard clinical exams or in large population studies</w:t>
      </w:r>
      <w:r w:rsidR="00E23C29">
        <w:rPr>
          <w:sz w:val="24"/>
          <w:szCs w:val="24"/>
        </w:rPr>
        <w:t>,</w:t>
      </w:r>
      <w:r w:rsidR="00CC5709">
        <w:rPr>
          <w:sz w:val="24"/>
          <w:szCs w:val="24"/>
        </w:rPr>
        <w:t xml:space="preserve"> such as the UK Biobank </w:t>
      </w:r>
      <w:r w:rsidR="00236C58">
        <w:rPr>
          <w:sz w:val="24"/>
          <w:szCs w:val="24"/>
        </w:rPr>
        <w:fldChar w:fldCharType="begin" w:fldLock="1"/>
      </w:r>
      <w:r w:rsidR="00380B8C">
        <w:rPr>
          <w:sz w:val="24"/>
          <w:szCs w:val="24"/>
        </w:rPr>
        <w:instrText>ADDIN CSL_CITATION {"citationItems":[{"id":"ITEM-1","itemData":{"DOI":"10.1186/s12968-016-0227-4","ISSN":"1532429X","PMID":"26830817","abstract":"Background: UK Biobank's ambitious aim is to perform cardiovascular magnetic resonance (CMR) in 100,000 people previously recruited into this prospective cohort study of half a million 40-69 year-olds. Methods/design: We describe the CMR protocol applied in UK Biobank's pilot phase, which will be extended into the main phase with three centres using the same equipment and protocols. The CMR protocol includes white blood CMR (sagittal anatomy, coronary and transverse anatomy), cine CMR (long axis cines, short axis cines of the ventricles, coronal LVOT cine), strain CMR (tagging), flow CMR (aortic valve flow) and parametric CMR (native T1 map). Discussion: This report will serve as a reference to researchers intending to use the UK Biobank resource or to replicate the UK Biobank cardiovascular magnetic resonance protocol in different settings.","author":[{"dropping-particle":"","family":"Petersen","given":"Steffen E.","non-dropping-particle":"","parse-names":false,"suffix":""},{"dropping-particle":"","family":"Matthews","given":"Paul M.","non-dropping-particle":"","parse-names":false,"suffix":""},{"dropping-particle":"","family":"Francis","given":"Jane M.","non-dropping-particle":"","parse-names":false,"suffix":""},{"dropping-particle":"","family":"Robson","given":"Matthew D.","non-dropping-particle":"","parse-names":false,"suffix":""},{"dropping-particle":"","family":"Zemrak","given":"Filip","non-dropping-particle":"","parse-names":false,"suffix":""},{"dropping-particle":"","family":"Boubertakh","given":"Redha","non-dropping-particle":"","parse-names":false,"suffix":""},{"dropping-particle":"","family":"Young","given":"Alistair A.","non-dropping-particle":"","parse-names":false,"suffix":""},{"dropping-particle":"","family":"Hudson","given":"Sarah","non-dropping-particle":"","parse-names":false,"suffix":""},{"dropping-particle":"","family":"Weale","given":"Peter","non-dropping-particle":"","parse-names":false,"suffix":""},{"dropping-particle":"","family":"Garratt","given":"Steve","non-dropping-particle":"","parse-names":false,"suffix":""},{"dropping-particle":"","family":"Collins","given":"Rory","non-dropping-particle":"","parse-names":false,"suffix":""},{"dropping-particle":"","family":"Piechnik","given":"Stefan","non-dropping-particle":"","parse-names":false,"suffix":""},{"dropping-particle":"","family":"Neubauer","given":"Stefan","non-dropping-particle":"","parse-names":false,"suffix":""}],"container-title":"Journal of Cardiovascular Magnetic Resonance","id":"ITEM-1","issue":"1","issued":{"date-parts":[["2016"]]},"page":"8","publisher":"Â© 2016 THE AUTHORS. Published by Elsevier Inc on behalf of the Society for Cardiovascular Magnetic Resonance","title":"UK Biobank's cardiovascular magnetic resonance protocol","type":"article-journal","volume":"18"},"uris":["http://www.mendeley.com/documents/?uuid=456a947b-5846-424d-b1d9-30291fc3fc85"]},{"id":"ITEM-2","itemData":{"DOI":"10.1093/eurheartj/ehx254","ISSN":"15229645","PMID":"28531320","author":[{"dropping-particle":"","family":"Littlejohns","given":"Thomas J.","non-dropping-particle":"","parse-names":false,"suffix":""},{"dropping-particle":"","family":"Sudlow","given":"Cathie","non-dropping-particle":"","parse-names":false,"suffix":""},{"dropping-particle":"","family":"Allen","given":"Naomi E.","non-dropping-particle":"","parse-names":false,"suffix":""},{"dropping-particle":"","family":"Collins","given":"Rory","non-dropping-particle":"","parse-names":false,"suffix":""}],"container-title":"European Heart Journal","id":"ITEM-2","issue":"14","issued":{"date-parts":[["2019"]]},"page":"1158-1166","title":"UK Biobank: Opportunities for cardiovascular research","type":"article-journal","volume":"40"},"uris":["http://www.mendeley.com/documents/?uuid=e045ae97-7ea3-45b8-8430-afe0cb09c2fb"]}],"mendeley":{"formattedCitation":"[10,11]","plainTextFormattedCitation":"[10,11]","previouslyFormattedCitation":"[10,11]"},"properties":{"noteIndex":0},"schema":"https://github.com/citation-style-language/schema/raw/master/csl-citation.json"}</w:instrText>
      </w:r>
      <w:r w:rsidR="00236C58">
        <w:rPr>
          <w:sz w:val="24"/>
          <w:szCs w:val="24"/>
        </w:rPr>
        <w:fldChar w:fldCharType="separate"/>
      </w:r>
      <w:r w:rsidR="007E773E" w:rsidRPr="007E773E">
        <w:rPr>
          <w:noProof/>
          <w:sz w:val="24"/>
          <w:szCs w:val="24"/>
        </w:rPr>
        <w:t>[10,11]</w:t>
      </w:r>
      <w:r w:rsidR="00236C58">
        <w:rPr>
          <w:sz w:val="24"/>
          <w:szCs w:val="24"/>
        </w:rPr>
        <w:fldChar w:fldCharType="end"/>
      </w:r>
      <w:r w:rsidR="00CC3EEA">
        <w:rPr>
          <w:sz w:val="24"/>
          <w:szCs w:val="24"/>
        </w:rPr>
        <w:t>.</w:t>
      </w:r>
      <w:r w:rsidR="00442DF6">
        <w:rPr>
          <w:sz w:val="24"/>
          <w:szCs w:val="24"/>
        </w:rPr>
        <w:t xml:space="preserve"> </w:t>
      </w:r>
    </w:p>
    <w:p w14:paraId="394ED0BC" w14:textId="478BB40B" w:rsidR="00E36955" w:rsidRDefault="00E06E3E" w:rsidP="008C2328">
      <w:pPr>
        <w:spacing w:before="100" w:beforeAutospacing="1" w:after="100" w:afterAutospacing="1" w:line="240" w:lineRule="auto"/>
        <w:jc w:val="both"/>
        <w:rPr>
          <w:sz w:val="24"/>
          <w:szCs w:val="24"/>
        </w:rPr>
      </w:pPr>
      <w:r>
        <w:rPr>
          <w:sz w:val="24"/>
          <w:szCs w:val="24"/>
        </w:rPr>
        <w:t xml:space="preserve">Here, we present a fully automated pipeline to </w:t>
      </w:r>
      <w:r w:rsidR="00522C80">
        <w:rPr>
          <w:sz w:val="24"/>
          <w:szCs w:val="24"/>
        </w:rPr>
        <w:t>estimate PWV from a standard cardiac MR exam</w:t>
      </w:r>
      <w:r w:rsidR="00637995">
        <w:rPr>
          <w:sz w:val="24"/>
          <w:szCs w:val="24"/>
        </w:rPr>
        <w:t xml:space="preserve"> without the need for additional or specialized </w:t>
      </w:r>
      <w:r w:rsidR="00B5263A">
        <w:rPr>
          <w:sz w:val="24"/>
          <w:szCs w:val="24"/>
        </w:rPr>
        <w:t xml:space="preserve">3D </w:t>
      </w:r>
      <w:r w:rsidR="00637995">
        <w:rPr>
          <w:sz w:val="24"/>
          <w:szCs w:val="24"/>
        </w:rPr>
        <w:t xml:space="preserve">sequences. </w:t>
      </w:r>
      <w:r w:rsidR="00A747B2">
        <w:rPr>
          <w:sz w:val="24"/>
          <w:szCs w:val="24"/>
        </w:rPr>
        <w:t xml:space="preserve">We achieve this by extending our </w:t>
      </w:r>
      <w:r w:rsidR="004D236B">
        <w:rPr>
          <w:sz w:val="24"/>
          <w:szCs w:val="24"/>
        </w:rPr>
        <w:t xml:space="preserve">previous </w:t>
      </w:r>
      <w:r w:rsidR="00A747B2">
        <w:rPr>
          <w:sz w:val="24"/>
          <w:szCs w:val="24"/>
        </w:rPr>
        <w:t xml:space="preserve">work </w:t>
      </w:r>
      <w:r w:rsidR="00437208">
        <w:rPr>
          <w:sz w:val="24"/>
          <w:szCs w:val="24"/>
        </w:rPr>
        <w:fldChar w:fldCharType="begin" w:fldLock="1"/>
      </w:r>
      <w:r w:rsidR="00380B8C">
        <w:rPr>
          <w:sz w:val="24"/>
          <w:szCs w:val="24"/>
        </w:rPr>
        <w:instrText>ADDIN CSL_CITATION {"citationItems":[{"id":"ITEM-1","itemData":{"DOI":"10.1016/j.mri.2024.110253","ISSN":"18735894","PMID":"39401602","abstract":"Background: The identification and measurement of aortic aneurysms is an important clinical problem. While specialized high-resolution 3D CMR sequences allow detailed aortic assessment, they are time-consuming which limits their use in screening routine cardiac scans and in population studies. Methods: A 3D U-Net, U-NetLR, was used to create 3D isotropic segmentations of the aorta from standard anisotropic 2D trans-axial localizers with low through-plane resolution. Training data was generated from high-resolution 3D isotropic whole heart images by simulating anisotropic images that resemble the low-resolution 2D localizers (the inputs). These inputs were paired with 3D isotropic ‘ground truth’ segmentation masks (the targets) created by a clinician from the high-resolution isotropic images. Segmentation quality was evaluated using an external dataset from UK Biobank. Segmentation accuracy was measured against ground-truth segmentations from concurrently acquired cardiac-triggered, respiratory-gated, high-resolution 3D isotropic whole heart images. Finally, the proposed method was compared to U-NetHR, a 3D U-Net variant trained directly on high-resolution 3D isotropic images. A second observer was recruited to investigate the interobserver variability. Results: Qualitative validation on an external dataset (UK Biobank) of 180 subjects showed that 93 % of 3D segmentations with the proposed model (U-NetLR) were considered suitable for clinical use. In quantitative analysis, the proposed method (U-NetLR) showed good agreement with ground-truth segmentations from isotropic 3D images with a mean DICE score of 0.9, which is no difference from automated segmentations made directly on the high-resolution 3D isotropic aorta images (U-NetHR). When comparing measurements, there is no significant difference between U-NetLR, U-NetHR and two clinical observers in the diameter measurements at the mid ascending aorta, mid aortic arch, and descending aorta. Conclusions: A new method of producing isotropic 3D aortic segmentations from routine CMR 2D anisotropic localizers shows good agreement with segmentation made directly from 3D isotropic images. The method has the potential to be used as a simple screening method for aortic aneurysms without the need for additional sequences.","author":[{"dropping-particle":"","family":"Jiang","given":"Yue","non-dropping-particle":"","parse-names":false,"suffix":""},{"dropping-particle":"","family":"Punjabi","given":"Karan","non-dropping-particle":"","parse-names":false,"suffix":""},{"dropping-particle":"","family":"Pierce","given":"Iain","non-dropping-particle":"","parse-names":false,"suffix":""},{"dropping-particle":"","family":"Knight","given":"Daniel","non-dropping-particle":"","parse-names":false,"suffix":""},{"dropping-particle":"","family":"Yao","given":"Tina","non-dropping-particle":"","parse-names":false,"suffix":""},{"dropping-particle":"","family":"Steeden","given":"Jennifer","non-dropping-particle":"","parse-names":false,"suffix":""},{"dropping-particle":"","family":"Hughes","given":"Alun D.","non-dropping-particle":"","parse-names":false,"suffix":""},{"dropping-particle":"","family":"Muthurangu","given":"Vivek","non-dropping-particle":"","parse-names":false,"suffix":""},{"dropping-particle":"","family":"Davies","given":"Rhodri","non-dropping-particle":"","parse-names":false,"suffix":""}],"container-title":"Magnetic Resonance Imaging","id":"ITEM-1","issue":"June 2024","issued":{"date-parts":[["2025"]]},"page":"110253","publisher":"Elsevier Inc.","title":"A machine learning algorithm for creating isotropic 3D aortic segmentations from routine cardiac MR localizers","type":"article-journal","volume":"115"},"uris":["http://www.mendeley.com/documents/?uuid=28582ef9-4c59-4fc8-a182-da97110aa15e"]}],"mendeley":{"formattedCitation":"[12]","plainTextFormattedCitation":"[12]","previouslyFormattedCitation":"[12]"},"properties":{"noteIndex":0},"schema":"https://github.com/citation-style-language/schema/raw/master/csl-citation.json"}</w:instrText>
      </w:r>
      <w:r w:rsidR="00437208">
        <w:rPr>
          <w:sz w:val="24"/>
          <w:szCs w:val="24"/>
        </w:rPr>
        <w:fldChar w:fldCharType="separate"/>
      </w:r>
      <w:r w:rsidR="007E773E" w:rsidRPr="007E773E">
        <w:rPr>
          <w:noProof/>
          <w:sz w:val="24"/>
          <w:szCs w:val="24"/>
        </w:rPr>
        <w:t>[12]</w:t>
      </w:r>
      <w:r w:rsidR="00437208">
        <w:rPr>
          <w:sz w:val="24"/>
          <w:szCs w:val="24"/>
        </w:rPr>
        <w:fldChar w:fldCharType="end"/>
      </w:r>
      <w:r w:rsidR="00876D19">
        <w:rPr>
          <w:sz w:val="24"/>
          <w:szCs w:val="24"/>
        </w:rPr>
        <w:t>, which use</w:t>
      </w:r>
      <w:r w:rsidR="009B5CDF">
        <w:rPr>
          <w:sz w:val="24"/>
          <w:szCs w:val="24"/>
        </w:rPr>
        <w:t>s</w:t>
      </w:r>
      <w:r w:rsidR="00876D19">
        <w:rPr>
          <w:sz w:val="24"/>
          <w:szCs w:val="24"/>
        </w:rPr>
        <w:t xml:space="preserve"> deep learning (DL)</w:t>
      </w:r>
      <w:r w:rsidR="004A4B1B">
        <w:rPr>
          <w:sz w:val="24"/>
          <w:szCs w:val="24"/>
        </w:rPr>
        <w:t xml:space="preserve"> </w:t>
      </w:r>
      <w:r w:rsidR="00876D19">
        <w:rPr>
          <w:sz w:val="24"/>
          <w:szCs w:val="24"/>
        </w:rPr>
        <w:t xml:space="preserve">to </w:t>
      </w:r>
      <w:r w:rsidR="00A747B2">
        <w:rPr>
          <w:sz w:val="24"/>
          <w:szCs w:val="24"/>
        </w:rPr>
        <w:t>creat</w:t>
      </w:r>
      <w:r w:rsidR="00876D19">
        <w:rPr>
          <w:sz w:val="24"/>
          <w:szCs w:val="24"/>
        </w:rPr>
        <w:t>e</w:t>
      </w:r>
      <w:r w:rsidR="00A747B2">
        <w:rPr>
          <w:sz w:val="24"/>
          <w:szCs w:val="24"/>
        </w:rPr>
        <w:t xml:space="preserve"> high-resolution </w:t>
      </w:r>
      <w:r w:rsidR="00876D19">
        <w:rPr>
          <w:sz w:val="24"/>
          <w:szCs w:val="24"/>
        </w:rPr>
        <w:t xml:space="preserve">3D </w:t>
      </w:r>
      <w:r w:rsidR="00A747B2">
        <w:rPr>
          <w:sz w:val="24"/>
          <w:szCs w:val="24"/>
        </w:rPr>
        <w:t>aort</w:t>
      </w:r>
      <w:r w:rsidR="00876D19">
        <w:rPr>
          <w:sz w:val="24"/>
          <w:szCs w:val="24"/>
        </w:rPr>
        <w:t>ic</w:t>
      </w:r>
      <w:r w:rsidR="00A747B2">
        <w:rPr>
          <w:sz w:val="24"/>
          <w:szCs w:val="24"/>
        </w:rPr>
        <w:t xml:space="preserve"> </w:t>
      </w:r>
      <w:r w:rsidR="004D236B">
        <w:rPr>
          <w:sz w:val="24"/>
          <w:szCs w:val="24"/>
        </w:rPr>
        <w:t xml:space="preserve">segmentations from a trans-axial stack of </w:t>
      </w:r>
      <w:r w:rsidR="00B5263A">
        <w:rPr>
          <w:sz w:val="24"/>
          <w:szCs w:val="24"/>
        </w:rPr>
        <w:t>bright</w:t>
      </w:r>
      <w:r w:rsidR="004D236B">
        <w:rPr>
          <w:sz w:val="24"/>
          <w:szCs w:val="24"/>
        </w:rPr>
        <w:t xml:space="preserve">-blood </w:t>
      </w:r>
      <w:r w:rsidR="00B02457">
        <w:rPr>
          <w:sz w:val="24"/>
          <w:szCs w:val="24"/>
        </w:rPr>
        <w:t>localizer images with low through-plane resolution</w:t>
      </w:r>
      <w:r w:rsidR="00451A67">
        <w:rPr>
          <w:sz w:val="24"/>
          <w:szCs w:val="24"/>
        </w:rPr>
        <w:t xml:space="preserve">. These 3D segmentations can be used to extract an aortic centerline and calculate the path length (distance along the centerline between ascending and descending aortic flow measurements). </w:t>
      </w:r>
      <w:r w:rsidR="00B5263A">
        <w:rPr>
          <w:sz w:val="24"/>
          <w:szCs w:val="24"/>
        </w:rPr>
        <w:t>A</w:t>
      </w:r>
      <w:r w:rsidR="00876D19">
        <w:rPr>
          <w:sz w:val="24"/>
          <w:szCs w:val="24"/>
        </w:rPr>
        <w:t>s a</w:t>
      </w:r>
      <w:r w:rsidR="00B5263A">
        <w:rPr>
          <w:sz w:val="24"/>
          <w:szCs w:val="24"/>
        </w:rPr>
        <w:t xml:space="preserve"> stack of localizers</w:t>
      </w:r>
      <w:r w:rsidR="00B02457">
        <w:rPr>
          <w:sz w:val="24"/>
          <w:szCs w:val="24"/>
        </w:rPr>
        <w:t xml:space="preserve"> </w:t>
      </w:r>
      <w:r w:rsidR="00876D19">
        <w:rPr>
          <w:sz w:val="24"/>
          <w:szCs w:val="24"/>
        </w:rPr>
        <w:t>is</w:t>
      </w:r>
      <w:r w:rsidR="00B02457">
        <w:rPr>
          <w:sz w:val="24"/>
          <w:szCs w:val="24"/>
        </w:rPr>
        <w:t xml:space="preserve"> </w:t>
      </w:r>
      <w:r w:rsidR="00C47FDE">
        <w:rPr>
          <w:sz w:val="24"/>
          <w:szCs w:val="24"/>
        </w:rPr>
        <w:t xml:space="preserve">routinely </w:t>
      </w:r>
      <w:r w:rsidR="00B02457">
        <w:rPr>
          <w:sz w:val="24"/>
          <w:szCs w:val="24"/>
        </w:rPr>
        <w:t xml:space="preserve">acquired in almost all CMR exams </w:t>
      </w:r>
      <w:r w:rsidR="00A32F9D">
        <w:rPr>
          <w:sz w:val="24"/>
          <w:szCs w:val="24"/>
        </w:rPr>
        <w:fldChar w:fldCharType="begin" w:fldLock="1"/>
      </w:r>
      <w:r w:rsidR="00380B8C">
        <w:rPr>
          <w:sz w:val="24"/>
          <w:szCs w:val="24"/>
        </w:rPr>
        <w:instrText>ADDIN CSL_CITATION {"citationItems":[{"id":"ITEM-1","itemData":{"DOI":"10.1186/s12968-020-00607-1","ISBN":"1296802000","ISSN":"1532429X","PMID":"32089132","abstract":"This document is an update to the 2013 publication of the Society for Cardiovascular Magnetic Resonance (SCMR) Board of Trustees Task Force on Standardized Protocols. Concurrent with this publication, 3 additional task forces will publish documents that should be referred to in conjunction with the present document. The first is a document on the Clinical Indications for CMR, an update of the 2004 document. The second task force will be updating the document on Reporting published by that SCMR Task Force in 2010. The 3rd task force will be updating the 2013 document on Post-Processing. All protocols relative to congenital heart disease are covered in a separate document. The section on general principles and techniques has been expanded as more of the techniques common to CMR have been standardized. A section on imaging in patients with devices has been added as this is increasingly seen in day-to-day clinical practice. The authors hope that this document continues to standardize and simplify the patient-based approach to clinical CMR. It will be updated at regular intervals as the field of CMR advances.","author":[{"dropping-particle":"","family":"Kramer","given":"Christopher M.","non-dropping-particle":"","parse-names":false,"suffix":""},{"dropping-particle":"","family":"Barkhausen","given":"Jörg","non-dropping-particle":"","parse-names":false,"suffix":""},{"dropping-particle":"","family":"Bucciarelli-Ducci","given":"Chiara","non-dropping-particle":"","parse-names":false,"suffix":""},{"dropping-particle":"","family":"Flamm","given":"Scott D.","non-dropping-particle":"","parse-names":false,"suffix":""},{"dropping-particle":"","family":"Kim","given":"Raymond J.","non-dropping-particle":"","parse-names":false,"suffix":""},{"dropping-particle":"","family":"Nagel","given":"Eike","non-dropping-particle":"","parse-names":false,"suffix":""}],"container-title":"Journal of Cardiovascular Magnetic Resonance","id":"ITEM-1","issue":"1","issued":{"date-parts":[["2020"]]},"page":"1-18","publisher":"Journal of Cardiovascular Magnetic Resonance","title":"Standardized cardiovascular magnetic resonance imaging (CMR) protocols: 2020 update","type":"article-journal","volume":"22"},"uris":["http://www.mendeley.com/documents/?uuid=f1cf7334-b2b7-4985-9412-d2e8ced7a201"]}],"mendeley":{"formattedCitation":"[13]","plainTextFormattedCitation":"[13]","previouslyFormattedCitation":"[13]"},"properties":{"noteIndex":0},"schema":"https://github.com/citation-style-language/schema/raw/master/csl-citation.json"}</w:instrText>
      </w:r>
      <w:r w:rsidR="00A32F9D">
        <w:rPr>
          <w:sz w:val="24"/>
          <w:szCs w:val="24"/>
        </w:rPr>
        <w:fldChar w:fldCharType="separate"/>
      </w:r>
      <w:r w:rsidR="007E773E" w:rsidRPr="007E773E">
        <w:rPr>
          <w:noProof/>
          <w:sz w:val="24"/>
          <w:szCs w:val="24"/>
        </w:rPr>
        <w:t>[13]</w:t>
      </w:r>
      <w:r w:rsidR="00A32F9D">
        <w:rPr>
          <w:sz w:val="24"/>
          <w:szCs w:val="24"/>
        </w:rPr>
        <w:fldChar w:fldCharType="end"/>
      </w:r>
      <w:r w:rsidR="00876D19">
        <w:rPr>
          <w:sz w:val="24"/>
          <w:szCs w:val="24"/>
        </w:rPr>
        <w:t xml:space="preserve">, this method enables path length to be estimated in </w:t>
      </w:r>
      <w:r w:rsidR="00C47FDE">
        <w:rPr>
          <w:sz w:val="24"/>
          <w:szCs w:val="24"/>
        </w:rPr>
        <w:t>most subjects</w:t>
      </w:r>
      <w:r w:rsidR="00A32F9D">
        <w:rPr>
          <w:sz w:val="24"/>
          <w:szCs w:val="24"/>
        </w:rPr>
        <w:t xml:space="preserve">. </w:t>
      </w:r>
      <w:r w:rsidR="00876D19">
        <w:rPr>
          <w:sz w:val="24"/>
          <w:szCs w:val="24"/>
        </w:rPr>
        <w:t>Furthermore, w</w:t>
      </w:r>
      <w:r w:rsidR="0039208D">
        <w:rPr>
          <w:sz w:val="24"/>
          <w:szCs w:val="24"/>
        </w:rPr>
        <w:t xml:space="preserve">e </w:t>
      </w:r>
      <w:r w:rsidR="00876D19">
        <w:rPr>
          <w:sz w:val="24"/>
          <w:szCs w:val="24"/>
        </w:rPr>
        <w:t>developed DL</w:t>
      </w:r>
      <w:r w:rsidR="0039208D">
        <w:rPr>
          <w:sz w:val="24"/>
          <w:szCs w:val="24"/>
        </w:rPr>
        <w:t xml:space="preserve"> </w:t>
      </w:r>
      <w:r w:rsidR="0006115A">
        <w:rPr>
          <w:sz w:val="24"/>
          <w:szCs w:val="24"/>
        </w:rPr>
        <w:t xml:space="preserve">segmentation of the ascending and descending aorta in </w:t>
      </w:r>
      <w:r w:rsidR="00CF429A">
        <w:rPr>
          <w:sz w:val="24"/>
          <w:szCs w:val="24"/>
        </w:rPr>
        <w:t>the</w:t>
      </w:r>
      <w:r w:rsidR="00876D19">
        <w:rPr>
          <w:sz w:val="24"/>
          <w:szCs w:val="24"/>
        </w:rPr>
        <w:t xml:space="preserve"> </w:t>
      </w:r>
      <w:r w:rsidR="009A1BF0">
        <w:rPr>
          <w:sz w:val="24"/>
          <w:szCs w:val="24"/>
        </w:rPr>
        <w:t>phase contrast</w:t>
      </w:r>
      <w:r w:rsidR="0006115A">
        <w:rPr>
          <w:sz w:val="24"/>
          <w:szCs w:val="24"/>
        </w:rPr>
        <w:t xml:space="preserve"> </w:t>
      </w:r>
      <w:r w:rsidR="00FC1E6F">
        <w:rPr>
          <w:sz w:val="24"/>
          <w:szCs w:val="24"/>
        </w:rPr>
        <w:t xml:space="preserve">flow </w:t>
      </w:r>
      <w:r w:rsidR="003851E2">
        <w:rPr>
          <w:sz w:val="24"/>
          <w:szCs w:val="24"/>
        </w:rPr>
        <w:t>imag</w:t>
      </w:r>
      <w:r w:rsidR="00FC1E6F">
        <w:rPr>
          <w:sz w:val="24"/>
          <w:szCs w:val="24"/>
        </w:rPr>
        <w:t>es</w:t>
      </w:r>
      <w:r w:rsidR="00876D19">
        <w:rPr>
          <w:sz w:val="24"/>
          <w:szCs w:val="24"/>
        </w:rPr>
        <w:t xml:space="preserve">, allowing fully automated </w:t>
      </w:r>
      <w:r w:rsidR="005B1523">
        <w:rPr>
          <w:sz w:val="24"/>
          <w:szCs w:val="24"/>
        </w:rPr>
        <w:t>measurement of pulse transit time</w:t>
      </w:r>
      <w:r w:rsidR="00F569D3">
        <w:rPr>
          <w:sz w:val="24"/>
          <w:szCs w:val="24"/>
        </w:rPr>
        <w:t>.</w:t>
      </w:r>
      <w:r w:rsidR="00423E4E">
        <w:rPr>
          <w:sz w:val="24"/>
          <w:szCs w:val="24"/>
        </w:rPr>
        <w:t xml:space="preserve"> </w:t>
      </w:r>
    </w:p>
    <w:p w14:paraId="6964A387" w14:textId="31558C22" w:rsidR="00425BF7" w:rsidRDefault="0030077F" w:rsidP="003E0D8D">
      <w:pPr>
        <w:spacing w:before="100" w:beforeAutospacing="1" w:after="100" w:afterAutospacing="1" w:line="240" w:lineRule="auto"/>
        <w:jc w:val="both"/>
        <w:rPr>
          <w:noProof/>
          <w:sz w:val="24"/>
          <w:szCs w:val="24"/>
        </w:rPr>
      </w:pPr>
      <w:r>
        <w:rPr>
          <w:sz w:val="24"/>
          <w:szCs w:val="24"/>
        </w:rPr>
        <w:t xml:space="preserve">The aims of this study were: 1) </w:t>
      </w:r>
      <w:r w:rsidR="00177F12">
        <w:rPr>
          <w:sz w:val="24"/>
          <w:szCs w:val="24"/>
        </w:rPr>
        <w:t xml:space="preserve">to </w:t>
      </w:r>
      <w:r>
        <w:rPr>
          <w:sz w:val="24"/>
          <w:szCs w:val="24"/>
        </w:rPr>
        <w:t>validate our DL method of estimating path lengths by comparing to reference standard measur</w:t>
      </w:r>
      <w:r w:rsidR="000F33E1">
        <w:rPr>
          <w:sz w:val="24"/>
          <w:szCs w:val="24"/>
        </w:rPr>
        <w:t>e</w:t>
      </w:r>
      <w:r w:rsidR="00FC1E6F">
        <w:rPr>
          <w:sz w:val="24"/>
          <w:szCs w:val="24"/>
        </w:rPr>
        <w:t>ment</w:t>
      </w:r>
      <w:r>
        <w:rPr>
          <w:sz w:val="24"/>
          <w:szCs w:val="24"/>
        </w:rPr>
        <w:t xml:space="preserve"> from manually segmented 3D MR data</w:t>
      </w:r>
      <w:r w:rsidR="000E5E5B">
        <w:rPr>
          <w:sz w:val="24"/>
          <w:szCs w:val="24"/>
        </w:rPr>
        <w:t>;</w:t>
      </w:r>
      <w:r>
        <w:rPr>
          <w:sz w:val="24"/>
          <w:szCs w:val="24"/>
        </w:rPr>
        <w:t xml:space="preserve"> 2)  </w:t>
      </w:r>
      <w:r w:rsidR="000E5E5B">
        <w:rPr>
          <w:sz w:val="24"/>
          <w:szCs w:val="24"/>
        </w:rPr>
        <w:t xml:space="preserve">to </w:t>
      </w:r>
      <w:r>
        <w:rPr>
          <w:sz w:val="24"/>
          <w:szCs w:val="24"/>
        </w:rPr>
        <w:t>compare our DL</w:t>
      </w:r>
      <w:r w:rsidR="00AC797B">
        <w:rPr>
          <w:sz w:val="24"/>
          <w:szCs w:val="24"/>
        </w:rPr>
        <w:t xml:space="preserve"> </w:t>
      </w:r>
      <w:r w:rsidR="009A1BF0">
        <w:rPr>
          <w:sz w:val="24"/>
          <w:szCs w:val="24"/>
        </w:rPr>
        <w:t>phase contrast</w:t>
      </w:r>
      <w:r w:rsidR="00AC797B">
        <w:rPr>
          <w:sz w:val="24"/>
          <w:szCs w:val="24"/>
        </w:rPr>
        <w:t xml:space="preserve"> segmentations</w:t>
      </w:r>
      <w:r w:rsidR="00AC797B" w:rsidDel="00AC797B">
        <w:rPr>
          <w:sz w:val="24"/>
          <w:szCs w:val="24"/>
        </w:rPr>
        <w:t xml:space="preserve"> </w:t>
      </w:r>
      <w:r w:rsidR="00AF7BBA">
        <w:rPr>
          <w:sz w:val="24"/>
          <w:szCs w:val="24"/>
        </w:rPr>
        <w:t>to</w:t>
      </w:r>
      <w:r w:rsidR="00B607EF">
        <w:rPr>
          <w:sz w:val="24"/>
          <w:szCs w:val="24"/>
        </w:rPr>
        <w:t xml:space="preserve"> </w:t>
      </w:r>
      <w:r>
        <w:rPr>
          <w:sz w:val="24"/>
          <w:szCs w:val="24"/>
        </w:rPr>
        <w:t xml:space="preserve">manually segmented data </w:t>
      </w:r>
      <w:r w:rsidR="00C47FDE">
        <w:rPr>
          <w:sz w:val="24"/>
          <w:szCs w:val="24"/>
        </w:rPr>
        <w:t xml:space="preserve">from </w:t>
      </w:r>
      <w:r w:rsidR="0090755C">
        <w:rPr>
          <w:sz w:val="24"/>
          <w:szCs w:val="24"/>
        </w:rPr>
        <w:t xml:space="preserve">a </w:t>
      </w:r>
      <w:r w:rsidR="00451A67">
        <w:rPr>
          <w:sz w:val="24"/>
          <w:szCs w:val="24"/>
        </w:rPr>
        <w:t xml:space="preserve">small </w:t>
      </w:r>
      <w:r w:rsidR="0090755C">
        <w:rPr>
          <w:sz w:val="24"/>
          <w:szCs w:val="24"/>
        </w:rPr>
        <w:t xml:space="preserve">subset of </w:t>
      </w:r>
      <w:r w:rsidR="00C47FDE">
        <w:rPr>
          <w:sz w:val="24"/>
          <w:szCs w:val="24"/>
        </w:rPr>
        <w:t>the UK</w:t>
      </w:r>
      <w:r>
        <w:rPr>
          <w:sz w:val="24"/>
          <w:szCs w:val="24"/>
        </w:rPr>
        <w:t xml:space="preserve"> </w:t>
      </w:r>
      <w:r w:rsidR="00DC0293">
        <w:rPr>
          <w:sz w:val="24"/>
          <w:szCs w:val="24"/>
        </w:rPr>
        <w:t>Biobank</w:t>
      </w:r>
      <w:r>
        <w:rPr>
          <w:sz w:val="24"/>
          <w:szCs w:val="24"/>
        </w:rPr>
        <w:t xml:space="preserve"> dat</w:t>
      </w:r>
      <w:r w:rsidR="00DC0293">
        <w:rPr>
          <w:sz w:val="24"/>
          <w:szCs w:val="24"/>
        </w:rPr>
        <w:t>a</w:t>
      </w:r>
      <w:r w:rsidR="000E5E5B">
        <w:rPr>
          <w:sz w:val="24"/>
          <w:szCs w:val="24"/>
        </w:rPr>
        <w:t>;</w:t>
      </w:r>
      <w:r>
        <w:rPr>
          <w:sz w:val="24"/>
          <w:szCs w:val="24"/>
        </w:rPr>
        <w:t xml:space="preserve"> and 3) </w:t>
      </w:r>
      <w:r w:rsidR="000E5E5B">
        <w:rPr>
          <w:sz w:val="24"/>
          <w:szCs w:val="24"/>
        </w:rPr>
        <w:t xml:space="preserve">to </w:t>
      </w:r>
      <w:r w:rsidR="001A0040">
        <w:rPr>
          <w:sz w:val="24"/>
          <w:szCs w:val="24"/>
        </w:rPr>
        <w:t xml:space="preserve">explore the utility of </w:t>
      </w:r>
      <w:r>
        <w:rPr>
          <w:sz w:val="24"/>
          <w:szCs w:val="24"/>
        </w:rPr>
        <w:t xml:space="preserve">our complete </w:t>
      </w:r>
      <w:r w:rsidR="00FC1E6F">
        <w:rPr>
          <w:sz w:val="24"/>
          <w:szCs w:val="24"/>
        </w:rPr>
        <w:t xml:space="preserve">PWV </w:t>
      </w:r>
      <w:r w:rsidR="00A349C4">
        <w:rPr>
          <w:sz w:val="24"/>
          <w:szCs w:val="24"/>
        </w:rPr>
        <w:t xml:space="preserve">method in </w:t>
      </w:r>
      <w:r w:rsidR="00451A67">
        <w:rPr>
          <w:sz w:val="24"/>
          <w:szCs w:val="24"/>
        </w:rPr>
        <w:t xml:space="preserve">a larger </w:t>
      </w:r>
      <w:r w:rsidR="00A349C4">
        <w:rPr>
          <w:sz w:val="24"/>
          <w:szCs w:val="24"/>
        </w:rPr>
        <w:t xml:space="preserve">subset of the UK Biobank </w:t>
      </w:r>
      <w:r>
        <w:rPr>
          <w:sz w:val="24"/>
          <w:szCs w:val="24"/>
        </w:rPr>
        <w:t xml:space="preserve">by </w:t>
      </w:r>
      <w:r w:rsidR="00A349C4">
        <w:rPr>
          <w:sz w:val="24"/>
          <w:szCs w:val="24"/>
        </w:rPr>
        <w:t>explor</w:t>
      </w:r>
      <w:r>
        <w:rPr>
          <w:sz w:val="24"/>
          <w:szCs w:val="24"/>
        </w:rPr>
        <w:t>ing</w:t>
      </w:r>
      <w:r w:rsidR="00A349C4">
        <w:rPr>
          <w:sz w:val="24"/>
          <w:szCs w:val="24"/>
        </w:rPr>
        <w:t xml:space="preserve"> the association of pulse wave velocity with </w:t>
      </w:r>
      <w:r w:rsidR="002D70C1">
        <w:rPr>
          <w:sz w:val="24"/>
          <w:szCs w:val="24"/>
        </w:rPr>
        <w:t xml:space="preserve">relevant </w:t>
      </w:r>
      <w:r w:rsidR="002A15A2">
        <w:rPr>
          <w:sz w:val="24"/>
          <w:szCs w:val="24"/>
        </w:rPr>
        <w:t>clinical correlates</w:t>
      </w:r>
      <w:r w:rsidR="001A0040">
        <w:rPr>
          <w:sz w:val="24"/>
          <w:szCs w:val="24"/>
        </w:rPr>
        <w:t>.</w:t>
      </w:r>
    </w:p>
    <w:p w14:paraId="40D6F442" w14:textId="0490D959" w:rsidR="008F301B" w:rsidRPr="008F301B" w:rsidRDefault="008F301B" w:rsidP="008F301B">
      <w:pPr>
        <w:jc w:val="both"/>
        <w:rPr>
          <w:rFonts w:asciiTheme="majorHAnsi" w:eastAsiaTheme="majorEastAsia" w:hAnsiTheme="majorHAnsi" w:cstheme="majorBidi"/>
          <w:b/>
          <w:bCs/>
          <w:kern w:val="2"/>
          <w:sz w:val="32"/>
          <w:szCs w:val="32"/>
          <w:lang w:eastAsia="en-US"/>
          <w14:ligatures w14:val="standardContextual"/>
        </w:rPr>
      </w:pPr>
      <w:r>
        <w:rPr>
          <w:rFonts w:asciiTheme="majorHAnsi" w:eastAsiaTheme="majorEastAsia" w:hAnsiTheme="majorHAnsi" w:cstheme="majorBidi"/>
          <w:b/>
          <w:bCs/>
          <w:kern w:val="2"/>
          <w:sz w:val="32"/>
          <w:szCs w:val="32"/>
          <w:lang w:eastAsia="en-US"/>
          <w14:ligatures w14:val="standardContextual"/>
        </w:rPr>
        <w:br w:type="column"/>
      </w:r>
      <w:r>
        <w:rPr>
          <w:rFonts w:asciiTheme="majorHAnsi" w:eastAsiaTheme="majorEastAsia" w:hAnsiTheme="majorHAnsi" w:cstheme="majorBidi"/>
          <w:b/>
          <w:bCs/>
          <w:kern w:val="2"/>
          <w:sz w:val="32"/>
          <w:szCs w:val="32"/>
          <w:lang w:eastAsia="en-US"/>
          <w14:ligatures w14:val="standardContextual"/>
        </w:rPr>
        <w:lastRenderedPageBreak/>
        <w:t xml:space="preserve">2. </w:t>
      </w:r>
      <w:r w:rsidRPr="00960D7E">
        <w:rPr>
          <w:rFonts w:asciiTheme="majorHAnsi" w:eastAsiaTheme="majorEastAsia" w:hAnsiTheme="majorHAnsi" w:cstheme="majorBidi"/>
          <w:b/>
          <w:bCs/>
          <w:kern w:val="2"/>
          <w:sz w:val="32"/>
          <w:szCs w:val="32"/>
          <w:lang w:eastAsia="en-US"/>
          <w14:ligatures w14:val="standardContextual"/>
        </w:rPr>
        <w:t>Method</w:t>
      </w:r>
      <w:r>
        <w:rPr>
          <w:rFonts w:asciiTheme="majorHAnsi" w:eastAsiaTheme="majorEastAsia" w:hAnsiTheme="majorHAnsi" w:cstheme="majorBidi"/>
          <w:b/>
          <w:bCs/>
          <w:kern w:val="2"/>
          <w:sz w:val="32"/>
          <w:szCs w:val="32"/>
          <w:lang w:eastAsia="en-US"/>
          <w14:ligatures w14:val="standardContextual"/>
        </w:rPr>
        <w:t>s</w:t>
      </w:r>
    </w:p>
    <w:p w14:paraId="11655AC7" w14:textId="5038DC8A" w:rsidR="008F301B" w:rsidRPr="000905DE" w:rsidRDefault="008F301B" w:rsidP="008F301B">
      <w:pPr>
        <w:pStyle w:val="Caption"/>
        <w:jc w:val="both"/>
        <w:rPr>
          <w:bCs/>
          <w:i w:val="0"/>
          <w:iCs w:val="0"/>
          <w:color w:val="auto"/>
          <w:sz w:val="24"/>
          <w:szCs w:val="24"/>
        </w:rPr>
      </w:pPr>
      <w:r w:rsidRPr="000905DE">
        <w:rPr>
          <w:bCs/>
          <w:i w:val="0"/>
          <w:iCs w:val="0"/>
          <w:color w:val="auto"/>
          <w:sz w:val="24"/>
          <w:szCs w:val="24"/>
        </w:rPr>
        <w:t xml:space="preserve">The proposed pipeline is illustrated in Figure </w:t>
      </w:r>
      <w:r w:rsidRPr="000905DE">
        <w:rPr>
          <w:bCs/>
          <w:i w:val="0"/>
          <w:iCs w:val="0"/>
          <w:color w:val="auto"/>
          <w:sz w:val="24"/>
          <w:szCs w:val="24"/>
        </w:rPr>
        <w:fldChar w:fldCharType="begin"/>
      </w:r>
      <w:r w:rsidRPr="000905DE">
        <w:rPr>
          <w:bCs/>
          <w:i w:val="0"/>
          <w:iCs w:val="0"/>
          <w:color w:val="auto"/>
          <w:sz w:val="24"/>
          <w:szCs w:val="24"/>
        </w:rPr>
        <w:instrText xml:space="preserve"> SEQ Figure \* ARABIC </w:instrText>
      </w:r>
      <w:r w:rsidRPr="000905DE">
        <w:rPr>
          <w:bCs/>
          <w:i w:val="0"/>
          <w:iCs w:val="0"/>
          <w:color w:val="auto"/>
          <w:sz w:val="24"/>
          <w:szCs w:val="24"/>
        </w:rPr>
        <w:fldChar w:fldCharType="separate"/>
      </w:r>
      <w:r>
        <w:rPr>
          <w:bCs/>
          <w:i w:val="0"/>
          <w:iCs w:val="0"/>
          <w:noProof/>
          <w:color w:val="auto"/>
          <w:sz w:val="24"/>
          <w:szCs w:val="24"/>
        </w:rPr>
        <w:t>1</w:t>
      </w:r>
      <w:r w:rsidRPr="000905DE">
        <w:rPr>
          <w:bCs/>
          <w:i w:val="0"/>
          <w:iCs w:val="0"/>
          <w:color w:val="auto"/>
          <w:sz w:val="24"/>
          <w:szCs w:val="24"/>
        </w:rPr>
        <w:fldChar w:fldCharType="end"/>
      </w:r>
      <w:r w:rsidRPr="000905DE">
        <w:rPr>
          <w:bCs/>
          <w:i w:val="0"/>
          <w:iCs w:val="0"/>
          <w:color w:val="auto"/>
          <w:sz w:val="24"/>
          <w:szCs w:val="24"/>
        </w:rPr>
        <w:t xml:space="preserve">. </w:t>
      </w:r>
      <w:r>
        <w:rPr>
          <w:bCs/>
          <w:i w:val="0"/>
          <w:iCs w:val="0"/>
          <w:color w:val="auto"/>
          <w:sz w:val="24"/>
          <w:szCs w:val="24"/>
        </w:rPr>
        <w:t>P</w:t>
      </w:r>
      <w:r w:rsidRPr="000905DE">
        <w:rPr>
          <w:bCs/>
          <w:i w:val="0"/>
          <w:iCs w:val="0"/>
          <w:color w:val="auto"/>
          <w:sz w:val="24"/>
          <w:szCs w:val="24"/>
        </w:rPr>
        <w:t xml:space="preserve">ulse wave velocity </w:t>
      </w:r>
      <w:r w:rsidR="002D70C1">
        <w:rPr>
          <w:bCs/>
          <w:i w:val="0"/>
          <w:iCs w:val="0"/>
          <w:color w:val="auto"/>
          <w:sz w:val="24"/>
          <w:szCs w:val="24"/>
        </w:rPr>
        <w:t>wa</w:t>
      </w:r>
      <w:r w:rsidR="002D70C1" w:rsidRPr="000905DE">
        <w:rPr>
          <w:bCs/>
          <w:i w:val="0"/>
          <w:iCs w:val="0"/>
          <w:color w:val="auto"/>
          <w:sz w:val="24"/>
          <w:szCs w:val="24"/>
        </w:rPr>
        <w:t xml:space="preserve">s </w:t>
      </w:r>
      <w:r w:rsidRPr="000905DE">
        <w:rPr>
          <w:bCs/>
          <w:i w:val="0"/>
          <w:iCs w:val="0"/>
          <w:color w:val="auto"/>
          <w:sz w:val="24"/>
          <w:szCs w:val="24"/>
        </w:rPr>
        <w:t xml:space="preserve">calculated as the </w:t>
      </w:r>
      <w:r>
        <w:rPr>
          <w:bCs/>
          <w:i w:val="0"/>
          <w:iCs w:val="0"/>
          <w:color w:val="auto"/>
          <w:sz w:val="24"/>
          <w:szCs w:val="24"/>
        </w:rPr>
        <w:t>quotient</w:t>
      </w:r>
      <w:r w:rsidRPr="000905DE">
        <w:rPr>
          <w:bCs/>
          <w:i w:val="0"/>
          <w:iCs w:val="0"/>
          <w:color w:val="auto"/>
          <w:sz w:val="24"/>
          <w:szCs w:val="24"/>
        </w:rPr>
        <w:t xml:space="preserve"> of the path length along the aorta and the pulse transit time along the path length:</w:t>
      </w:r>
    </w:p>
    <w:p w14:paraId="78582CC0" w14:textId="0E770B3D" w:rsidR="008F301B" w:rsidRDefault="008F301B" w:rsidP="008F301B">
      <w:pPr>
        <w:jc w:val="both"/>
        <w:rPr>
          <w:sz w:val="24"/>
          <w:szCs w:val="24"/>
        </w:rPr>
      </w:pPr>
      <m:oMathPara>
        <m:oMath>
          <m:r>
            <w:rPr>
              <w:rFonts w:ascii="Cambria Math" w:hAnsi="Cambria Math"/>
              <w:sz w:val="24"/>
              <w:szCs w:val="24"/>
            </w:rPr>
            <m:t>pulse wave velocity</m:t>
          </m:r>
          <m:r>
            <m:rPr>
              <m:sty m:val="p"/>
            </m:rPr>
            <w:rPr>
              <w:rFonts w:ascii="Cambria Math" w:hAnsi="Cambria Math"/>
              <w:sz w:val="24"/>
              <w:szCs w:val="24"/>
            </w:rPr>
            <m:t>=</m:t>
          </m:r>
          <m:f>
            <m:fPr>
              <m:ctrlPr>
                <w:rPr>
                  <w:rFonts w:ascii="Cambria Math" w:hAnsi="Cambria Math"/>
                  <w:i/>
                  <w:sz w:val="24"/>
                  <w:szCs w:val="24"/>
                </w:rPr>
              </m:ctrlPr>
            </m:fPr>
            <m:num>
              <m:r>
                <w:rPr>
                  <w:rFonts w:ascii="Cambria Math"/>
                  <w:sz w:val="24"/>
                  <w:szCs w:val="24"/>
                </w:rPr>
                <m:t>pat</m:t>
              </m:r>
              <m:r>
                <w:rPr>
                  <w:rFonts w:ascii="Cambria Math" w:hAnsi="Cambria Math" w:cs="Cambria Math"/>
                  <w:sz w:val="24"/>
                  <w:szCs w:val="24"/>
                </w:rPr>
                <m:t>h</m:t>
              </m:r>
              <m:r>
                <w:rPr>
                  <w:rFonts w:ascii="Cambria Math"/>
                  <w:sz w:val="24"/>
                  <w:szCs w:val="24"/>
                </w:rPr>
                <m:t xml:space="preserve"> lengt</m:t>
              </m:r>
              <m:r>
                <w:rPr>
                  <w:rFonts w:ascii="Cambria Math" w:hAnsi="Cambria Math" w:cs="Cambria Math"/>
                  <w:sz w:val="24"/>
                  <w:szCs w:val="24"/>
                </w:rPr>
                <m:t>h</m:t>
              </m:r>
            </m:num>
            <m:den>
              <m:r>
                <w:rPr>
                  <w:rFonts w:ascii="Cambria Math" w:hAnsi="Cambria Math"/>
                  <w:sz w:val="24"/>
                  <w:szCs w:val="24"/>
                </w:rPr>
                <m:t>pulse transit time</m:t>
              </m:r>
            </m:den>
          </m:f>
        </m:oMath>
      </m:oMathPara>
    </w:p>
    <w:p w14:paraId="69B9C53F" w14:textId="30A4E2C6" w:rsidR="008F301B" w:rsidRDefault="008F301B" w:rsidP="008F301B">
      <w:pPr>
        <w:jc w:val="both"/>
        <w:rPr>
          <w:sz w:val="24"/>
          <w:szCs w:val="24"/>
        </w:rPr>
      </w:pPr>
      <w:r>
        <w:rPr>
          <w:sz w:val="24"/>
          <w:szCs w:val="24"/>
        </w:rPr>
        <w:t xml:space="preserve">In the following sections we describe each component in turn. Python code for training and inference </w:t>
      </w:r>
      <w:commentRangeStart w:id="3"/>
      <w:r w:rsidR="00B34221">
        <w:rPr>
          <w:sz w:val="24"/>
          <w:szCs w:val="24"/>
        </w:rPr>
        <w:t xml:space="preserve">is available </w:t>
      </w:r>
      <w:commentRangeEnd w:id="3"/>
      <w:r w:rsidR="00A2663A">
        <w:rPr>
          <w:rStyle w:val="CommentReference"/>
        </w:rPr>
        <w:commentReference w:id="3"/>
      </w:r>
      <w:r>
        <w:rPr>
          <w:sz w:val="24"/>
          <w:szCs w:val="24"/>
        </w:rPr>
        <w:t xml:space="preserve">at </w:t>
      </w:r>
      <w:hyperlink r:id="rId16" w:history="1">
        <w:r w:rsidRPr="005269FB">
          <w:rPr>
            <w:rStyle w:val="Hyperlink"/>
            <w:sz w:val="24"/>
            <w:szCs w:val="24"/>
          </w:rPr>
          <w:t>https://github.com/JoyceYJ01/Automated-PWV-measurement-pipeline/</w:t>
        </w:r>
      </w:hyperlink>
    </w:p>
    <w:p w14:paraId="279A51B4" w14:textId="663D4087" w:rsidR="008F301B" w:rsidRDefault="008F301B" w:rsidP="008F301B">
      <w:pPr>
        <w:jc w:val="both"/>
        <w:rPr>
          <w:sz w:val="24"/>
          <w:szCs w:val="24"/>
        </w:rPr>
      </w:pPr>
    </w:p>
    <w:p w14:paraId="56E16896" w14:textId="77777777" w:rsidR="008F301B" w:rsidRDefault="008F301B" w:rsidP="008F301B">
      <w:pPr>
        <w:jc w:val="both"/>
        <w:rPr>
          <w:sz w:val="24"/>
          <w:szCs w:val="24"/>
        </w:rPr>
      </w:pPr>
    </w:p>
    <w:p w14:paraId="7503B80D" w14:textId="3F59206B" w:rsidR="00836DEC" w:rsidRPr="003D3058" w:rsidRDefault="00425BF7" w:rsidP="008C2328">
      <w:pPr>
        <w:jc w:val="both"/>
        <w:rPr>
          <w:sz w:val="24"/>
          <w:szCs w:val="24"/>
        </w:rPr>
      </w:pPr>
      <w:r>
        <w:rPr>
          <w:noProof/>
          <w:sz w:val="24"/>
          <w:szCs w:val="24"/>
        </w:rPr>
        <w:drawing>
          <wp:inline distT="0" distB="0" distL="0" distR="0" wp14:anchorId="2362A7C9" wp14:editId="56E36F64">
            <wp:extent cx="5731510" cy="3793490"/>
            <wp:effectExtent l="0" t="0" r="2540" b="0"/>
            <wp:docPr id="4" name="Picture 4" descr="A diagram of a pulse trans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pulse transi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793490"/>
                    </a:xfrm>
                    <a:prstGeom prst="rect">
                      <a:avLst/>
                    </a:prstGeom>
                  </pic:spPr>
                </pic:pic>
              </a:graphicData>
            </a:graphic>
          </wp:inline>
        </w:drawing>
      </w:r>
    </w:p>
    <w:p w14:paraId="78CEAB2C" w14:textId="30716FC7" w:rsidR="00D10845" w:rsidRDefault="00957A7D" w:rsidP="008C2328">
      <w:pPr>
        <w:jc w:val="both"/>
        <w:rPr>
          <w:sz w:val="24"/>
          <w:szCs w:val="24"/>
        </w:rPr>
      </w:pPr>
      <w:r>
        <w:rPr>
          <w:sz w:val="24"/>
          <w:szCs w:val="24"/>
        </w:rPr>
        <w:t xml:space="preserve">Figure 1: </w:t>
      </w:r>
      <w:r w:rsidR="00F1460C">
        <w:rPr>
          <w:sz w:val="24"/>
          <w:szCs w:val="24"/>
        </w:rPr>
        <w:t>O</w:t>
      </w:r>
      <w:r>
        <w:rPr>
          <w:sz w:val="24"/>
          <w:szCs w:val="24"/>
        </w:rPr>
        <w:t>verview of the automatic pipeline</w:t>
      </w:r>
      <w:r w:rsidR="00D926E8">
        <w:rPr>
          <w:sz w:val="24"/>
          <w:szCs w:val="24"/>
        </w:rPr>
        <w:t xml:space="preserve"> for calculation of pulse wave velocity</w:t>
      </w:r>
      <w:r w:rsidR="00107B67">
        <w:rPr>
          <w:sz w:val="24"/>
          <w:szCs w:val="24"/>
        </w:rPr>
        <w:t xml:space="preserve">. </w:t>
      </w:r>
    </w:p>
    <w:p w14:paraId="48DDB77A" w14:textId="3C95E24D" w:rsidR="00957A7D" w:rsidRDefault="00836DEC" w:rsidP="008C2328">
      <w:pPr>
        <w:jc w:val="both"/>
        <w:rPr>
          <w:sz w:val="24"/>
          <w:szCs w:val="24"/>
        </w:rPr>
      </w:pPr>
      <w:commentRangeStart w:id="4"/>
      <w:r>
        <w:rPr>
          <w:noProof/>
          <w:vanish/>
          <w:sz w:val="24"/>
          <w:szCs w:val="24"/>
        </w:rPr>
        <w:drawing>
          <wp:inline distT="0" distB="0" distL="0" distR="0" wp14:anchorId="370FE32C" wp14:editId="6FF1C721">
            <wp:extent cx="5731510" cy="26219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731510" cy="2621915"/>
                    </a:xfrm>
                    <a:prstGeom prst="rect">
                      <a:avLst/>
                    </a:prstGeom>
                  </pic:spPr>
                </pic:pic>
              </a:graphicData>
            </a:graphic>
          </wp:inline>
        </w:drawing>
      </w:r>
      <w:r>
        <w:rPr>
          <w:noProof/>
          <w:vanish/>
          <w:sz w:val="24"/>
          <w:szCs w:val="24"/>
        </w:rPr>
        <w:drawing>
          <wp:inline distT="0" distB="0" distL="0" distR="0" wp14:anchorId="076D8DBF" wp14:editId="16CBEE5E">
            <wp:extent cx="5731510" cy="25495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commentRangeEnd w:id="4"/>
      <w:r w:rsidR="00D926E8">
        <w:rPr>
          <w:rStyle w:val="CommentReference"/>
        </w:rPr>
        <w:commentReference w:id="4"/>
      </w:r>
    </w:p>
    <w:p w14:paraId="5D1765E8" w14:textId="77777777" w:rsidR="00BA4BDE" w:rsidRPr="000B4C04" w:rsidRDefault="00BA4BDE" w:rsidP="008C2328">
      <w:pPr>
        <w:jc w:val="both"/>
        <w:rPr>
          <w:vanish/>
          <w:sz w:val="24"/>
          <w:szCs w:val="24"/>
          <w:specVanish/>
        </w:rPr>
      </w:pPr>
    </w:p>
    <w:bookmarkEnd w:id="2"/>
    <w:p w14:paraId="40BC2137" w14:textId="77777777" w:rsidR="00553D9F" w:rsidRDefault="00553D9F" w:rsidP="008C2328">
      <w:pPr>
        <w:jc w:val="both"/>
        <w:rPr>
          <w:sz w:val="24"/>
          <w:szCs w:val="24"/>
        </w:rPr>
      </w:pPr>
    </w:p>
    <w:p w14:paraId="1B718BCB" w14:textId="125BCCB8" w:rsidR="00940530" w:rsidRPr="00940530" w:rsidRDefault="008F301B" w:rsidP="008C2328">
      <w:pPr>
        <w:jc w:val="both"/>
        <w:rPr>
          <w:b/>
          <w:bCs/>
          <w:sz w:val="24"/>
          <w:szCs w:val="24"/>
        </w:rPr>
      </w:pPr>
      <w:r>
        <w:rPr>
          <w:b/>
          <w:bCs/>
          <w:sz w:val="24"/>
          <w:szCs w:val="24"/>
        </w:rPr>
        <w:br w:type="column"/>
      </w:r>
      <w:r w:rsidR="00991A52" w:rsidRPr="00940530">
        <w:rPr>
          <w:b/>
          <w:bCs/>
          <w:sz w:val="24"/>
          <w:szCs w:val="24"/>
        </w:rPr>
        <w:lastRenderedPageBreak/>
        <w:t>2.</w:t>
      </w:r>
      <w:r w:rsidR="00606BE7" w:rsidRPr="00940530">
        <w:rPr>
          <w:b/>
          <w:bCs/>
          <w:sz w:val="24"/>
          <w:szCs w:val="24"/>
        </w:rPr>
        <w:t>1</w:t>
      </w:r>
      <w:r w:rsidR="00991A52" w:rsidRPr="00940530">
        <w:rPr>
          <w:b/>
          <w:bCs/>
          <w:sz w:val="24"/>
          <w:szCs w:val="24"/>
        </w:rPr>
        <w:t xml:space="preserve"> </w:t>
      </w:r>
      <w:r w:rsidR="00CE6491" w:rsidRPr="00940530">
        <w:rPr>
          <w:b/>
          <w:bCs/>
          <w:sz w:val="24"/>
          <w:szCs w:val="24"/>
        </w:rPr>
        <w:t>Path length measurement</w:t>
      </w:r>
    </w:p>
    <w:p w14:paraId="4DD690B7" w14:textId="0AD9F060" w:rsidR="004A31B7" w:rsidRPr="007038B3" w:rsidRDefault="00900137" w:rsidP="00C47FDE">
      <w:pPr>
        <w:jc w:val="both"/>
        <w:rPr>
          <w:bCs/>
          <w:sz w:val="24"/>
          <w:szCs w:val="24"/>
        </w:rPr>
      </w:pPr>
      <w:r>
        <w:rPr>
          <w:bCs/>
          <w:sz w:val="24"/>
          <w:szCs w:val="24"/>
        </w:rPr>
        <w:t>To measure t</w:t>
      </w:r>
      <w:r w:rsidR="00536749">
        <w:rPr>
          <w:bCs/>
          <w:sz w:val="24"/>
          <w:szCs w:val="24"/>
        </w:rPr>
        <w:t xml:space="preserve">he </w:t>
      </w:r>
      <w:r w:rsidR="00E65CBA">
        <w:rPr>
          <w:bCs/>
          <w:sz w:val="24"/>
          <w:szCs w:val="24"/>
        </w:rPr>
        <w:t xml:space="preserve">path length </w:t>
      </w:r>
      <w:r w:rsidR="00536749">
        <w:rPr>
          <w:bCs/>
          <w:sz w:val="24"/>
          <w:szCs w:val="24"/>
        </w:rPr>
        <w:t>between two points in the aorta</w:t>
      </w:r>
      <w:r>
        <w:rPr>
          <w:bCs/>
          <w:sz w:val="24"/>
          <w:szCs w:val="24"/>
        </w:rPr>
        <w:t>, we first create</w:t>
      </w:r>
      <w:r w:rsidR="002D70C1">
        <w:rPr>
          <w:bCs/>
          <w:sz w:val="24"/>
          <w:szCs w:val="24"/>
        </w:rPr>
        <w:t>d</w:t>
      </w:r>
      <w:r>
        <w:rPr>
          <w:bCs/>
          <w:sz w:val="24"/>
          <w:szCs w:val="24"/>
        </w:rPr>
        <w:t xml:space="preserve"> a </w:t>
      </w:r>
      <w:r w:rsidR="0083167F">
        <w:rPr>
          <w:bCs/>
          <w:sz w:val="24"/>
          <w:szCs w:val="24"/>
        </w:rPr>
        <w:t>3D</w:t>
      </w:r>
      <w:r>
        <w:rPr>
          <w:bCs/>
          <w:sz w:val="24"/>
          <w:szCs w:val="24"/>
        </w:rPr>
        <w:t xml:space="preserve"> segmentation mesh of the aorta</w:t>
      </w:r>
      <w:r w:rsidR="00AE3555">
        <w:rPr>
          <w:bCs/>
          <w:sz w:val="24"/>
          <w:szCs w:val="24"/>
        </w:rPr>
        <w:t xml:space="preserve"> using only a trans-axial stack of </w:t>
      </w:r>
      <w:r w:rsidR="00553D9F">
        <w:rPr>
          <w:bCs/>
          <w:sz w:val="24"/>
          <w:szCs w:val="24"/>
        </w:rPr>
        <w:t xml:space="preserve">anisotropic </w:t>
      </w:r>
      <w:r w:rsidR="00AE3555">
        <w:rPr>
          <w:bCs/>
          <w:sz w:val="24"/>
          <w:szCs w:val="24"/>
        </w:rPr>
        <w:t xml:space="preserve">localizers. </w:t>
      </w:r>
    </w:p>
    <w:p w14:paraId="738D93CF" w14:textId="77777777" w:rsidR="008F301B" w:rsidRDefault="008F301B" w:rsidP="008C2328">
      <w:pPr>
        <w:jc w:val="both"/>
        <w:rPr>
          <w:b/>
          <w:bCs/>
          <w:sz w:val="24"/>
          <w:szCs w:val="24"/>
        </w:rPr>
      </w:pPr>
    </w:p>
    <w:p w14:paraId="47E68BF4" w14:textId="000FA730" w:rsidR="00F470A1" w:rsidRDefault="00606BE7" w:rsidP="008C2328">
      <w:pPr>
        <w:jc w:val="both"/>
        <w:rPr>
          <w:b/>
          <w:bCs/>
          <w:sz w:val="24"/>
          <w:szCs w:val="24"/>
        </w:rPr>
      </w:pPr>
      <w:r w:rsidRPr="002D7F27">
        <w:rPr>
          <w:b/>
          <w:bCs/>
          <w:sz w:val="24"/>
          <w:szCs w:val="24"/>
        </w:rPr>
        <w:t>2.1.</w:t>
      </w:r>
      <w:r w:rsidR="0063020C">
        <w:rPr>
          <w:b/>
          <w:bCs/>
          <w:sz w:val="24"/>
          <w:szCs w:val="24"/>
        </w:rPr>
        <w:t>1</w:t>
      </w:r>
      <w:r w:rsidR="00A71194" w:rsidRPr="002D7F27">
        <w:rPr>
          <w:b/>
          <w:bCs/>
          <w:sz w:val="24"/>
          <w:szCs w:val="24"/>
        </w:rPr>
        <w:t xml:space="preserve"> </w:t>
      </w:r>
      <w:r w:rsidR="009D72AF" w:rsidRPr="002D7F27">
        <w:rPr>
          <w:b/>
          <w:bCs/>
          <w:sz w:val="24"/>
          <w:szCs w:val="24"/>
        </w:rPr>
        <w:t>T</w:t>
      </w:r>
      <w:r w:rsidRPr="002D7F27">
        <w:rPr>
          <w:b/>
          <w:bCs/>
          <w:sz w:val="24"/>
          <w:szCs w:val="24"/>
        </w:rPr>
        <w:t xml:space="preserve">raining data for </w:t>
      </w:r>
      <w:r w:rsidR="00B272B0">
        <w:rPr>
          <w:b/>
          <w:bCs/>
          <w:sz w:val="24"/>
          <w:szCs w:val="24"/>
        </w:rPr>
        <w:t>aort</w:t>
      </w:r>
      <w:r w:rsidR="006D64E5">
        <w:rPr>
          <w:b/>
          <w:bCs/>
          <w:sz w:val="24"/>
          <w:szCs w:val="24"/>
        </w:rPr>
        <w:t>ic</w:t>
      </w:r>
      <w:r w:rsidR="00B272B0">
        <w:rPr>
          <w:b/>
          <w:bCs/>
          <w:sz w:val="24"/>
          <w:szCs w:val="24"/>
        </w:rPr>
        <w:t xml:space="preserve"> segmentation</w:t>
      </w:r>
    </w:p>
    <w:p w14:paraId="058DC01A" w14:textId="01C08596" w:rsidR="00824953" w:rsidRDefault="007F6675" w:rsidP="008C2328">
      <w:pPr>
        <w:jc w:val="both"/>
        <w:rPr>
          <w:sz w:val="24"/>
          <w:szCs w:val="24"/>
        </w:rPr>
      </w:pPr>
      <w:r>
        <w:rPr>
          <w:sz w:val="24"/>
          <w:szCs w:val="24"/>
        </w:rPr>
        <w:t>We ret</w:t>
      </w:r>
      <w:r w:rsidR="00824953" w:rsidRPr="00824953">
        <w:rPr>
          <w:sz w:val="24"/>
          <w:szCs w:val="24"/>
        </w:rPr>
        <w:t>rain</w:t>
      </w:r>
      <w:r>
        <w:rPr>
          <w:sz w:val="24"/>
          <w:szCs w:val="24"/>
        </w:rPr>
        <w:t xml:space="preserve">ed our </w:t>
      </w:r>
      <w:r w:rsidR="0020050F">
        <w:rPr>
          <w:sz w:val="24"/>
          <w:szCs w:val="24"/>
        </w:rPr>
        <w:t xml:space="preserve">previously </w:t>
      </w:r>
      <w:r>
        <w:rPr>
          <w:sz w:val="24"/>
          <w:szCs w:val="24"/>
        </w:rPr>
        <w:t xml:space="preserve">published </w:t>
      </w:r>
      <w:r w:rsidRPr="001B6E10">
        <w:rPr>
          <w:bCs/>
          <w:sz w:val="24"/>
          <w:szCs w:val="24"/>
        </w:rPr>
        <w:t xml:space="preserve">model </w:t>
      </w:r>
      <w:r w:rsidR="0020050F" w:rsidRPr="001B6E10">
        <w:rPr>
          <w:bCs/>
          <w:sz w:val="24"/>
          <w:szCs w:val="24"/>
        </w:rPr>
        <w:t xml:space="preserve">using only </w:t>
      </w:r>
      <w:r w:rsidR="00D021CE" w:rsidRPr="001B6E10">
        <w:rPr>
          <w:bCs/>
          <w:sz w:val="24"/>
          <w:szCs w:val="24"/>
        </w:rPr>
        <w:t>publicly</w:t>
      </w:r>
      <w:r w:rsidR="00824953" w:rsidRPr="00824953">
        <w:rPr>
          <w:sz w:val="24"/>
          <w:szCs w:val="24"/>
        </w:rPr>
        <w:t xml:space="preserve"> available data</w:t>
      </w:r>
      <w:r>
        <w:rPr>
          <w:sz w:val="24"/>
          <w:szCs w:val="24"/>
        </w:rPr>
        <w:t xml:space="preserve"> to </w:t>
      </w:r>
      <w:r w:rsidR="00213EB3">
        <w:rPr>
          <w:sz w:val="24"/>
          <w:szCs w:val="24"/>
        </w:rPr>
        <w:t xml:space="preserve">permit </w:t>
      </w:r>
      <w:r w:rsidR="00F46690">
        <w:rPr>
          <w:sz w:val="24"/>
          <w:szCs w:val="24"/>
        </w:rPr>
        <w:t xml:space="preserve">full </w:t>
      </w:r>
      <w:r w:rsidR="00213EB3">
        <w:rPr>
          <w:sz w:val="24"/>
          <w:szCs w:val="24"/>
        </w:rPr>
        <w:t>open</w:t>
      </w:r>
      <w:r w:rsidR="0047107E">
        <w:rPr>
          <w:sz w:val="24"/>
          <w:szCs w:val="24"/>
        </w:rPr>
        <w:t>-</w:t>
      </w:r>
      <w:r w:rsidR="00213EB3">
        <w:rPr>
          <w:sz w:val="24"/>
          <w:szCs w:val="24"/>
        </w:rPr>
        <w:t xml:space="preserve">source release of the </w:t>
      </w:r>
      <w:r w:rsidR="008A1386">
        <w:rPr>
          <w:sz w:val="24"/>
          <w:szCs w:val="24"/>
        </w:rPr>
        <w:t>code and model</w:t>
      </w:r>
      <w:r>
        <w:rPr>
          <w:sz w:val="24"/>
          <w:szCs w:val="24"/>
        </w:rPr>
        <w:t xml:space="preserve">. </w:t>
      </w:r>
      <w:r w:rsidR="0001523C">
        <w:rPr>
          <w:sz w:val="24"/>
          <w:szCs w:val="24"/>
        </w:rPr>
        <w:t xml:space="preserve">The following two </w:t>
      </w:r>
      <w:r w:rsidR="00F46690">
        <w:rPr>
          <w:sz w:val="24"/>
          <w:szCs w:val="24"/>
        </w:rPr>
        <w:t xml:space="preserve">data sources </w:t>
      </w:r>
      <w:r w:rsidR="008A1386">
        <w:rPr>
          <w:sz w:val="24"/>
          <w:szCs w:val="24"/>
        </w:rPr>
        <w:t>were used:</w:t>
      </w:r>
    </w:p>
    <w:p w14:paraId="3E561CC4" w14:textId="6AC4CF97" w:rsidR="009D72AF" w:rsidRPr="001F07B7" w:rsidRDefault="00FF58A6" w:rsidP="008C2328">
      <w:pPr>
        <w:pStyle w:val="ListParagraph"/>
        <w:ind w:left="644"/>
        <w:jc w:val="both"/>
        <w:rPr>
          <w:sz w:val="24"/>
          <w:szCs w:val="24"/>
        </w:rPr>
      </w:pPr>
      <w:bookmarkStart w:id="5" w:name="_Hlk189571075"/>
      <w:r w:rsidRPr="007038B3">
        <w:rPr>
          <w:b/>
          <w:sz w:val="24"/>
          <w:szCs w:val="24"/>
        </w:rPr>
        <w:t>HVSMR</w:t>
      </w:r>
      <w:r w:rsidRPr="009D72AF">
        <w:rPr>
          <w:sz w:val="24"/>
          <w:szCs w:val="24"/>
        </w:rPr>
        <w:t xml:space="preserve"> </w:t>
      </w:r>
      <w:r>
        <w:rPr>
          <w:sz w:val="24"/>
          <w:szCs w:val="24"/>
        </w:rPr>
        <w:t>:</w:t>
      </w:r>
      <w:r w:rsidR="007F6675" w:rsidRPr="009D72AF">
        <w:rPr>
          <w:sz w:val="24"/>
          <w:szCs w:val="24"/>
        </w:rPr>
        <w:t xml:space="preserve"> </w:t>
      </w:r>
      <w:r w:rsidR="00AE3555">
        <w:rPr>
          <w:sz w:val="24"/>
          <w:szCs w:val="24"/>
        </w:rPr>
        <w:t xml:space="preserve">We used images and </w:t>
      </w:r>
      <w:r w:rsidR="00AE3555" w:rsidRPr="001F07B7">
        <w:rPr>
          <w:sz w:val="24"/>
          <w:szCs w:val="24"/>
        </w:rPr>
        <w:t xml:space="preserve">publicly released </w:t>
      </w:r>
      <w:r w:rsidR="00AE3555">
        <w:rPr>
          <w:sz w:val="24"/>
          <w:szCs w:val="24"/>
        </w:rPr>
        <w:t xml:space="preserve">aortic </w:t>
      </w:r>
      <w:r w:rsidR="00AE3555" w:rsidRPr="001F07B7">
        <w:rPr>
          <w:sz w:val="24"/>
          <w:szCs w:val="24"/>
        </w:rPr>
        <w:t xml:space="preserve">segmentations </w:t>
      </w:r>
      <w:r w:rsidR="007F6675" w:rsidRPr="009D72AF">
        <w:rPr>
          <w:sz w:val="24"/>
          <w:szCs w:val="24"/>
        </w:rPr>
        <w:t xml:space="preserve">from </w:t>
      </w:r>
      <w:r w:rsidR="00AE3555">
        <w:rPr>
          <w:sz w:val="24"/>
          <w:szCs w:val="24"/>
        </w:rPr>
        <w:t xml:space="preserve">the open-source </w:t>
      </w:r>
      <w:r w:rsidR="0059032A" w:rsidRPr="0059032A">
        <w:rPr>
          <w:sz w:val="24"/>
          <w:szCs w:val="24"/>
        </w:rPr>
        <w:t xml:space="preserve">Whole-Heart and Great Vessel Segmentation from 3D Cardiovascular MRI in Congenital Heart Disease </w:t>
      </w:r>
      <w:r w:rsidR="00AE3555">
        <w:rPr>
          <w:sz w:val="24"/>
          <w:szCs w:val="24"/>
        </w:rPr>
        <w:t xml:space="preserve">dataset </w:t>
      </w:r>
      <w:r w:rsidR="00674950">
        <w:rPr>
          <w:sz w:val="24"/>
          <w:szCs w:val="24"/>
        </w:rPr>
        <w:t>(</w:t>
      </w:r>
      <w:r w:rsidR="007F6675" w:rsidRPr="009D72AF">
        <w:rPr>
          <w:sz w:val="24"/>
          <w:szCs w:val="24"/>
        </w:rPr>
        <w:t>HVSMR</w:t>
      </w:r>
      <w:r w:rsidR="00AE3555">
        <w:rPr>
          <w:sz w:val="24"/>
          <w:szCs w:val="24"/>
        </w:rPr>
        <w:t xml:space="preserve"> </w:t>
      </w:r>
      <w:r w:rsidR="007F6675" w:rsidRPr="009D72AF">
        <w:rPr>
          <w:sz w:val="24"/>
          <w:szCs w:val="24"/>
        </w:rPr>
        <w:t>2.0</w:t>
      </w:r>
      <w:r w:rsidR="00AE3555">
        <w:rPr>
          <w:sz w:val="24"/>
          <w:szCs w:val="24"/>
        </w:rPr>
        <w:t xml:space="preserve"> </w:t>
      </w:r>
      <w:r w:rsidR="00AE3555">
        <w:rPr>
          <w:sz w:val="24"/>
          <w:szCs w:val="24"/>
        </w:rPr>
        <w:fldChar w:fldCharType="begin" w:fldLock="1"/>
      </w:r>
      <w:r w:rsidR="00380B8C">
        <w:rPr>
          <w:sz w:val="24"/>
          <w:szCs w:val="24"/>
        </w:rPr>
        <w:instrText>ADDIN CSL_CITATION {"citationItems":[{"id":"ITEM-1","itemData":{"DOI":"10.1038/s41597-024-03469-9","ISBN":"4159702403469","ISSN":"20524463","PMID":"38956063","abstract":"Patients with congenital heart disease often have cardiac anatomy that deviates significantly from normal, frequently requiring multiple heart surgeries. Image segmentation from a preoperative cardiovascular magnetic resonance (CMR) scan would enable creation of patient-specific 3D surface models of the heart, which have potential to improve surgical planning, enable surgical simulation, and allow automatic computation of quantitative metrics of heart function. However, there is no publicly available CMR dataset for whole-heart segmentation in patients with congenital heart disease. Here, we release the HVSMR-2.0 dataset, comprising 60 CMR scans alongside manual segmentation masks of the 4 cardiac chambers and 4 great vessels. The images showcase a wide range of heart defects and prior surgical interventions. The dataset also includes masks of required and optional extents of the great vessels, enabling fairer comparisons across algorithms. Detailed diagnoses for each subject are also provided. By releasing HVSMR-2.0, we aim to encourage development of robust segmentation algorithms and clinically relevant tools for congenital heart disease.","author":[{"dropping-particle":"","family":"Pace","given":"Danielle F.","non-dropping-particle":"","parse-names":false,"suffix":""},{"dropping-particle":"","family":"Contreras","given":"Hannah T.M.","non-dropping-particle":"","parse-names":false,"suffix":""},{"dropping-particle":"","family":"Romanowicz","given":"Jennifer","non-dropping-particle":"","parse-names":false,"suffix":""},{"dropping-particle":"","family":"Ghelani","given":"Shruti","non-dropping-particle":"","parse-names":false,"suffix":""},{"dropping-particle":"","family":"Rahaman","given":"Imon","non-dropping-particle":"","parse-names":false,"suffix":""},{"dropping-particle":"","family":"Zhang","given":"Yue","non-dropping-particle":"","parse-names":false,"suffix":""},{"dropping-particle":"","family":"Gao","given":"Patricia","non-dropping-particle":"","parse-names":false,"suffix":""},{"dropping-particle":"","family":"Jubair","given":"Mohammad Imrul","non-dropping-particle":"","parse-names":false,"suffix":""},{"dropping-particle":"","family":"Yeh","given":"Tom","non-dropping-particle":"","parse-names":false,"suffix":""},{"dropping-particle":"","family":"Golland","given":"Polina","non-dropping-particle":"","parse-names":false,"suffix":""},{"dropping-particle":"","family":"Geva","given":"Tal","non-dropping-particle":"","parse-names":false,"suffix":""},{"dropping-particle":"","family":"Ghelani","given":"Sunil","non-dropping-particle":"","parse-names":false,"suffix":""},{"dropping-particle":"","family":"Powell","given":"Andrew J.","non-dropping-particle":"","parse-names":false,"suffix":""},{"dropping-particle":"","family":"Moghari","given":"Mehdi Hedjazi","non-dropping-particle":"","parse-names":false,"suffix":""}],"container-title":"Scientific Data","id":"ITEM-1","issue":"1","issued":{"date-parts":[["2024"]]},"page":"1-11","publisher":"Springer US","title":"HVSMR-2.0: A 3D cardiovascular MR dataset for whole-heart segmentation in congenital heart disease","type":"article-journal","volume":"11"},"uris":["http://www.mendeley.com/documents/?uuid=ba0f755d-1656-4851-95e6-50a0f9edbf3d"]}],"mendeley":{"formattedCitation":"[14]","plainTextFormattedCitation":"[14]","previouslyFormattedCitation":"[14]"},"properties":{"noteIndex":0},"schema":"https://github.com/citation-style-language/schema/raw/master/csl-citation.json"}</w:instrText>
      </w:r>
      <w:r w:rsidR="00AE3555">
        <w:rPr>
          <w:sz w:val="24"/>
          <w:szCs w:val="24"/>
        </w:rPr>
        <w:fldChar w:fldCharType="separate"/>
      </w:r>
      <w:r w:rsidR="007E773E" w:rsidRPr="007E773E">
        <w:rPr>
          <w:noProof/>
          <w:sz w:val="24"/>
          <w:szCs w:val="24"/>
        </w:rPr>
        <w:t>[14]</w:t>
      </w:r>
      <w:r w:rsidR="00AE3555">
        <w:rPr>
          <w:sz w:val="24"/>
          <w:szCs w:val="24"/>
        </w:rPr>
        <w:fldChar w:fldCharType="end"/>
      </w:r>
      <w:r w:rsidR="00AE3555">
        <w:rPr>
          <w:sz w:val="24"/>
          <w:szCs w:val="24"/>
        </w:rPr>
        <w:t xml:space="preserve"> - </w:t>
      </w:r>
      <w:bookmarkEnd w:id="5"/>
      <w:r w:rsidR="00FA32C9">
        <w:fldChar w:fldCharType="begin"/>
      </w:r>
      <w:r w:rsidR="00FA32C9">
        <w:instrText xml:space="preserve"> HYPERLINK "https://figshare.com/articles/dataset/HVSMR-2_0_orig_/25226360" </w:instrText>
      </w:r>
      <w:r w:rsidR="00FA32C9">
        <w:fldChar w:fldCharType="separate"/>
      </w:r>
      <w:r w:rsidR="00AE3555" w:rsidRPr="00FD6399">
        <w:rPr>
          <w:rStyle w:val="Hyperlink"/>
          <w:sz w:val="24"/>
          <w:szCs w:val="24"/>
        </w:rPr>
        <w:t>https://figshare.com/articles/dataset/HVSMR-2_0_orig_/25226360</w:t>
      </w:r>
      <w:r w:rsidR="00FA32C9">
        <w:rPr>
          <w:rStyle w:val="Hyperlink"/>
          <w:sz w:val="24"/>
          <w:szCs w:val="24"/>
        </w:rPr>
        <w:fldChar w:fldCharType="end"/>
      </w:r>
      <w:r w:rsidR="00AE3555">
        <w:rPr>
          <w:sz w:val="24"/>
          <w:szCs w:val="24"/>
        </w:rPr>
        <w:t>). This</w:t>
      </w:r>
      <w:r w:rsidR="00FD2366">
        <w:rPr>
          <w:sz w:val="24"/>
          <w:szCs w:val="24"/>
        </w:rPr>
        <w:t xml:space="preserve"> </w:t>
      </w:r>
      <w:r w:rsidR="00C354CD" w:rsidRPr="00C354CD">
        <w:rPr>
          <w:sz w:val="24"/>
          <w:szCs w:val="24"/>
        </w:rPr>
        <w:t>data</w:t>
      </w:r>
      <w:r w:rsidR="007F6675" w:rsidRPr="009D72AF">
        <w:rPr>
          <w:sz w:val="24"/>
          <w:szCs w:val="24"/>
        </w:rPr>
        <w:t xml:space="preserve"> </w:t>
      </w:r>
      <w:r w:rsidR="00674950">
        <w:rPr>
          <w:sz w:val="24"/>
          <w:szCs w:val="24"/>
        </w:rPr>
        <w:t xml:space="preserve">contains 60 </w:t>
      </w:r>
      <w:r w:rsidR="007F6675" w:rsidRPr="009D72AF">
        <w:rPr>
          <w:sz w:val="24"/>
          <w:szCs w:val="24"/>
        </w:rPr>
        <w:t xml:space="preserve">whole-heart cardiovascular MR </w:t>
      </w:r>
      <w:r w:rsidR="00A74EA6">
        <w:rPr>
          <w:sz w:val="24"/>
          <w:szCs w:val="24"/>
        </w:rPr>
        <w:t>images of</w:t>
      </w:r>
      <w:r w:rsidR="00C354CD">
        <w:rPr>
          <w:sz w:val="24"/>
          <w:szCs w:val="24"/>
        </w:rPr>
        <w:t xml:space="preserve"> </w:t>
      </w:r>
      <w:r w:rsidR="00F70C90">
        <w:rPr>
          <w:sz w:val="24"/>
          <w:szCs w:val="24"/>
        </w:rPr>
        <w:t>children</w:t>
      </w:r>
      <w:r w:rsidR="00811F2E">
        <w:rPr>
          <w:sz w:val="24"/>
          <w:szCs w:val="24"/>
        </w:rPr>
        <w:t xml:space="preserve"> and young adults </w:t>
      </w:r>
      <w:r w:rsidR="00A74EA6">
        <w:rPr>
          <w:sz w:val="24"/>
          <w:szCs w:val="24"/>
        </w:rPr>
        <w:t xml:space="preserve">with </w:t>
      </w:r>
      <w:r w:rsidR="00BE0896">
        <w:rPr>
          <w:sz w:val="24"/>
          <w:szCs w:val="24"/>
        </w:rPr>
        <w:t xml:space="preserve">differing severity of </w:t>
      </w:r>
      <w:r w:rsidR="007F6675" w:rsidRPr="009D72AF">
        <w:rPr>
          <w:sz w:val="24"/>
          <w:szCs w:val="24"/>
        </w:rPr>
        <w:t>congenital heart disease (</w:t>
      </w:r>
      <w:r w:rsidR="00F05DE5" w:rsidRPr="009D72AF">
        <w:rPr>
          <w:sz w:val="24"/>
          <w:szCs w:val="24"/>
        </w:rPr>
        <w:t>CHD</w:t>
      </w:r>
      <w:r w:rsidR="007F6675" w:rsidRPr="009D72AF">
        <w:rPr>
          <w:sz w:val="24"/>
          <w:szCs w:val="24"/>
        </w:rPr>
        <w:t>)</w:t>
      </w:r>
      <w:r w:rsidR="00A74EA6">
        <w:rPr>
          <w:sz w:val="24"/>
          <w:szCs w:val="24"/>
        </w:rPr>
        <w:t>.</w:t>
      </w:r>
      <w:r w:rsidR="00F05DE5" w:rsidRPr="009D72AF">
        <w:rPr>
          <w:sz w:val="24"/>
          <w:szCs w:val="24"/>
        </w:rPr>
        <w:t xml:space="preserve"> </w:t>
      </w:r>
      <w:r w:rsidR="00AE3555">
        <w:rPr>
          <w:sz w:val="24"/>
          <w:szCs w:val="24"/>
        </w:rPr>
        <w:t xml:space="preserve">We excluded </w:t>
      </w:r>
      <w:r w:rsidR="00811FB0">
        <w:rPr>
          <w:sz w:val="24"/>
          <w:szCs w:val="24"/>
        </w:rPr>
        <w:t xml:space="preserve">11 subjects </w:t>
      </w:r>
      <w:r w:rsidR="00AE3555">
        <w:rPr>
          <w:sz w:val="24"/>
          <w:szCs w:val="24"/>
        </w:rPr>
        <w:t>due to</w:t>
      </w:r>
      <w:r w:rsidR="00811FB0">
        <w:rPr>
          <w:sz w:val="24"/>
          <w:szCs w:val="24"/>
        </w:rPr>
        <w:t xml:space="preserve"> complex </w:t>
      </w:r>
      <w:r w:rsidR="00165F48">
        <w:rPr>
          <w:sz w:val="24"/>
          <w:szCs w:val="24"/>
        </w:rPr>
        <w:t xml:space="preserve">congenital </w:t>
      </w:r>
      <w:r w:rsidR="00AE3555">
        <w:rPr>
          <w:sz w:val="24"/>
          <w:szCs w:val="24"/>
        </w:rPr>
        <w:t xml:space="preserve">heart </w:t>
      </w:r>
      <w:r w:rsidR="00165F48">
        <w:rPr>
          <w:sz w:val="24"/>
          <w:szCs w:val="24"/>
        </w:rPr>
        <w:t>disease</w:t>
      </w:r>
      <w:r w:rsidR="00AC797B">
        <w:rPr>
          <w:sz w:val="24"/>
          <w:szCs w:val="24"/>
        </w:rPr>
        <w:t xml:space="preserve"> (e.g. single ventricle, </w:t>
      </w:r>
      <w:r w:rsidR="00166924" w:rsidRPr="00166924">
        <w:rPr>
          <w:sz w:val="24"/>
          <w:szCs w:val="24"/>
        </w:rPr>
        <w:t xml:space="preserve">AO-PA </w:t>
      </w:r>
      <w:r w:rsidR="00166924">
        <w:rPr>
          <w:sz w:val="24"/>
          <w:szCs w:val="24"/>
        </w:rPr>
        <w:t>a</w:t>
      </w:r>
      <w:r w:rsidR="00166924" w:rsidRPr="00166924">
        <w:rPr>
          <w:sz w:val="24"/>
          <w:szCs w:val="24"/>
        </w:rPr>
        <w:t>nastomosis</w:t>
      </w:r>
      <w:r w:rsidR="00AC797B">
        <w:rPr>
          <w:sz w:val="24"/>
          <w:szCs w:val="24"/>
        </w:rPr>
        <w:t>,</w:t>
      </w:r>
      <w:r w:rsidR="00166924">
        <w:rPr>
          <w:sz w:val="24"/>
          <w:szCs w:val="24"/>
        </w:rPr>
        <w:t xml:space="preserve"> etc</w:t>
      </w:r>
      <w:r w:rsidR="009F1FD4">
        <w:rPr>
          <w:sz w:val="24"/>
          <w:szCs w:val="24"/>
        </w:rPr>
        <w:t>.</w:t>
      </w:r>
      <w:r w:rsidR="00AC797B" w:rsidRPr="001F07B7">
        <w:rPr>
          <w:sz w:val="24"/>
          <w:szCs w:val="24"/>
        </w:rPr>
        <w:t>)</w:t>
      </w:r>
      <w:r w:rsidR="00AE3555">
        <w:rPr>
          <w:sz w:val="24"/>
          <w:szCs w:val="24"/>
        </w:rPr>
        <w:t xml:space="preserve"> leaving 49 for training.</w:t>
      </w:r>
      <w:r w:rsidR="00165F48" w:rsidRPr="001F07B7">
        <w:rPr>
          <w:sz w:val="24"/>
          <w:szCs w:val="24"/>
        </w:rPr>
        <w:t xml:space="preserve"> </w:t>
      </w:r>
      <w:r w:rsidR="009F2B80" w:rsidRPr="001F07B7">
        <w:rPr>
          <w:sz w:val="24"/>
          <w:szCs w:val="24"/>
        </w:rPr>
        <w:t>I</w:t>
      </w:r>
      <w:r w:rsidR="00062698" w:rsidRPr="001F07B7">
        <w:rPr>
          <w:sz w:val="24"/>
          <w:szCs w:val="24"/>
        </w:rPr>
        <w:t xml:space="preserve">mages were acquired using </w:t>
      </w:r>
      <w:r w:rsidR="00A74EA6" w:rsidRPr="001F07B7">
        <w:rPr>
          <w:sz w:val="24"/>
          <w:szCs w:val="24"/>
        </w:rPr>
        <w:t>a respiratory-</w:t>
      </w:r>
      <w:r w:rsidR="00062698" w:rsidRPr="001F07B7">
        <w:rPr>
          <w:sz w:val="24"/>
          <w:szCs w:val="24"/>
        </w:rPr>
        <w:t>navigated, prospective ECG</w:t>
      </w:r>
      <w:r w:rsidR="00983AE9">
        <w:rPr>
          <w:sz w:val="24"/>
          <w:szCs w:val="24"/>
        </w:rPr>
        <w:t>-</w:t>
      </w:r>
      <w:r w:rsidR="00062698" w:rsidRPr="001F07B7">
        <w:rPr>
          <w:sz w:val="24"/>
          <w:szCs w:val="24"/>
        </w:rPr>
        <w:t>gated, steady-state free precession (SSFP) sequence</w:t>
      </w:r>
      <w:r w:rsidR="006845D3" w:rsidRPr="001F07B7">
        <w:rPr>
          <w:sz w:val="24"/>
          <w:szCs w:val="24"/>
        </w:rPr>
        <w:t xml:space="preserve"> </w:t>
      </w:r>
      <w:r w:rsidR="00C472AD" w:rsidRPr="001F07B7">
        <w:rPr>
          <w:sz w:val="24"/>
          <w:szCs w:val="24"/>
        </w:rPr>
        <w:t xml:space="preserve">during free-breathing </w:t>
      </w:r>
      <w:r w:rsidR="001F07B7">
        <w:rPr>
          <w:sz w:val="24"/>
          <w:szCs w:val="24"/>
        </w:rPr>
        <w:fldChar w:fldCharType="begin" w:fldLock="1"/>
      </w:r>
      <w:r w:rsidR="00380B8C">
        <w:rPr>
          <w:sz w:val="24"/>
          <w:szCs w:val="24"/>
        </w:rPr>
        <w:instrText>ADDIN CSL_CITATION {"citationItems":[{"id":"ITEM-1","itemData":{"DOI":"10.1038/s41597-024-03469-9","ISBN":"4159702403469","ISSN":"20524463","PMID":"38956063","abstract":"Patients with congenital heart disease often have cardiac anatomy that deviates significantly from normal, frequently requiring multiple heart surgeries. Image segmentation from a preoperative cardiovascular magnetic resonance (CMR) scan would enable creation of patient-specific 3D surface models of the heart, which have potential to improve surgical planning, enable surgical simulation, and allow automatic computation of quantitative metrics of heart function. However, there is no publicly available CMR dataset for whole-heart segmentation in patients with congenital heart disease. Here, we release the HVSMR-2.0 dataset, comprising 60 CMR scans alongside manual segmentation masks of the 4 cardiac chambers and 4 great vessels. The images showcase a wide range of heart defects and prior surgical interventions. The dataset also includes masks of required and optional extents of the great vessels, enabling fairer comparisons across algorithms. Detailed diagnoses for each subject are also provided. By releasing HVSMR-2.0, we aim to encourage development of robust segmentation algorithms and clinically relevant tools for congenital heart disease.","author":[{"dropping-particle":"","family":"Pace","given":"Danielle F.","non-dropping-particle":"","parse-names":false,"suffix":""},{"dropping-particle":"","family":"Contreras","given":"Hannah T.M.","non-dropping-particle":"","parse-names":false,"suffix":""},{"dropping-particle":"","family":"Romanowicz","given":"Jennifer","non-dropping-particle":"","parse-names":false,"suffix":""},{"dropping-particle":"","family":"Ghelani","given":"Shruti","non-dropping-particle":"","parse-names":false,"suffix":""},{"dropping-particle":"","family":"Rahaman","given":"Imon","non-dropping-particle":"","parse-names":false,"suffix":""},{"dropping-particle":"","family":"Zhang","given":"Yue","non-dropping-particle":"","parse-names":false,"suffix":""},{"dropping-particle":"","family":"Gao","given":"Patricia","non-dropping-particle":"","parse-names":false,"suffix":""},{"dropping-particle":"","family":"Jubair","given":"Mohammad Imrul","non-dropping-particle":"","parse-names":false,"suffix":""},{"dropping-particle":"","family":"Yeh","given":"Tom","non-dropping-particle":"","parse-names":false,"suffix":""},{"dropping-particle":"","family":"Golland","given":"Polina","non-dropping-particle":"","parse-names":false,"suffix":""},{"dropping-particle":"","family":"Geva","given":"Tal","non-dropping-particle":"","parse-names":false,"suffix":""},{"dropping-particle":"","family":"Ghelani","given":"Sunil","non-dropping-particle":"","parse-names":false,"suffix":""},{"dropping-particle":"","family":"Powell","given":"Andrew J.","non-dropping-particle":"","parse-names":false,"suffix":""},{"dropping-particle":"","family":"Moghari","given":"Mehdi Hedjazi","non-dropping-particle":"","parse-names":false,"suffix":""}],"container-title":"Scientific Data","id":"ITEM-1","issue":"1","issued":{"date-parts":[["2024"]]},"page":"1-11","publisher":"Springer US","title":"HVSMR-2.0: A 3D cardiovascular MR dataset for whole-heart segmentation in congenital heart disease","type":"article-journal","volume":"11"},"uris":["http://www.mendeley.com/documents/?uuid=ba0f755d-1656-4851-95e6-50a0f9edbf3d"]}],"mendeley":{"formattedCitation":"[14]","plainTextFormattedCitation":"[14]","previouslyFormattedCitation":"[14]"},"properties":{"noteIndex":0},"schema":"https://github.com/citation-style-language/schema/raw/master/csl-citation.json"}</w:instrText>
      </w:r>
      <w:r w:rsidR="001F07B7">
        <w:rPr>
          <w:sz w:val="24"/>
          <w:szCs w:val="24"/>
        </w:rPr>
        <w:fldChar w:fldCharType="separate"/>
      </w:r>
      <w:r w:rsidR="007E773E" w:rsidRPr="007E773E">
        <w:rPr>
          <w:noProof/>
          <w:sz w:val="24"/>
          <w:szCs w:val="24"/>
        </w:rPr>
        <w:t>[14]</w:t>
      </w:r>
      <w:r w:rsidR="001F07B7">
        <w:rPr>
          <w:sz w:val="24"/>
          <w:szCs w:val="24"/>
        </w:rPr>
        <w:fldChar w:fldCharType="end"/>
      </w:r>
      <w:r w:rsidR="00062698" w:rsidRPr="001F07B7">
        <w:rPr>
          <w:sz w:val="24"/>
          <w:szCs w:val="24"/>
        </w:rPr>
        <w:t xml:space="preserve">. </w:t>
      </w:r>
      <w:r w:rsidR="00760A3C" w:rsidRPr="00760A3C">
        <w:rPr>
          <w:sz w:val="24"/>
          <w:szCs w:val="24"/>
        </w:rPr>
        <w:t>MRI sequencing details</w:t>
      </w:r>
      <w:r w:rsidR="00760A3C">
        <w:rPr>
          <w:sz w:val="24"/>
          <w:szCs w:val="24"/>
        </w:rPr>
        <w:t xml:space="preserve"> are described in the Supplement.</w:t>
      </w:r>
    </w:p>
    <w:p w14:paraId="13AAD4D7" w14:textId="54695A74" w:rsidR="009D72AF" w:rsidRPr="00D963C9" w:rsidRDefault="00462E0E" w:rsidP="00D963C9">
      <w:pPr>
        <w:pStyle w:val="ListParagraph"/>
        <w:ind w:left="644"/>
        <w:jc w:val="both"/>
        <w:rPr>
          <w:sz w:val="24"/>
          <w:szCs w:val="24"/>
        </w:rPr>
      </w:pPr>
      <w:bookmarkStart w:id="6" w:name="_Hlk189580410"/>
      <w:r w:rsidRPr="00F470A1">
        <w:rPr>
          <w:b/>
          <w:sz w:val="24"/>
          <w:szCs w:val="24"/>
        </w:rPr>
        <w:t>MMWHS</w:t>
      </w:r>
      <w:r>
        <w:rPr>
          <w:sz w:val="24"/>
          <w:szCs w:val="24"/>
        </w:rPr>
        <w:t xml:space="preserve">: </w:t>
      </w:r>
      <w:r w:rsidR="00AE3555">
        <w:rPr>
          <w:sz w:val="24"/>
          <w:szCs w:val="24"/>
        </w:rPr>
        <w:t xml:space="preserve">We also used images </w:t>
      </w:r>
      <w:r w:rsidR="003B4A99">
        <w:rPr>
          <w:sz w:val="24"/>
          <w:szCs w:val="24"/>
        </w:rPr>
        <w:t xml:space="preserve">from </w:t>
      </w:r>
      <w:r>
        <w:rPr>
          <w:sz w:val="24"/>
          <w:szCs w:val="24"/>
        </w:rPr>
        <w:t>2</w:t>
      </w:r>
      <w:r w:rsidR="00965ADA">
        <w:rPr>
          <w:sz w:val="24"/>
          <w:szCs w:val="24"/>
        </w:rPr>
        <w:t>2</w:t>
      </w:r>
      <w:r>
        <w:rPr>
          <w:sz w:val="24"/>
          <w:szCs w:val="24"/>
        </w:rPr>
        <w:t xml:space="preserve"> </w:t>
      </w:r>
      <w:r w:rsidR="00D45DBF">
        <w:rPr>
          <w:sz w:val="24"/>
          <w:szCs w:val="24"/>
        </w:rPr>
        <w:t xml:space="preserve">adult </w:t>
      </w:r>
      <w:r w:rsidR="00451A67">
        <w:rPr>
          <w:sz w:val="24"/>
          <w:szCs w:val="24"/>
        </w:rPr>
        <w:t>patients</w:t>
      </w:r>
      <w:r>
        <w:rPr>
          <w:sz w:val="24"/>
          <w:szCs w:val="24"/>
        </w:rPr>
        <w:t xml:space="preserve"> </w:t>
      </w:r>
      <w:r w:rsidR="00152172">
        <w:rPr>
          <w:sz w:val="24"/>
          <w:szCs w:val="24"/>
        </w:rPr>
        <w:t xml:space="preserve"> </w:t>
      </w:r>
      <w:r w:rsidR="00183965">
        <w:rPr>
          <w:sz w:val="24"/>
          <w:szCs w:val="24"/>
        </w:rPr>
        <w:t xml:space="preserve">from the </w:t>
      </w:r>
      <w:r w:rsidR="00C354CD" w:rsidRPr="00C354CD">
        <w:rPr>
          <w:sz w:val="24"/>
          <w:szCs w:val="24"/>
        </w:rPr>
        <w:t>Multi-Modality Whole Heart Segmentation</w:t>
      </w:r>
      <w:r w:rsidR="00C354CD">
        <w:rPr>
          <w:sz w:val="24"/>
          <w:szCs w:val="24"/>
        </w:rPr>
        <w:t xml:space="preserve"> </w:t>
      </w:r>
      <w:r w:rsidR="00183965">
        <w:rPr>
          <w:sz w:val="24"/>
          <w:szCs w:val="24"/>
        </w:rPr>
        <w:t>dataset</w:t>
      </w:r>
      <w:r w:rsidR="00C354CD">
        <w:rPr>
          <w:sz w:val="24"/>
          <w:szCs w:val="24"/>
        </w:rPr>
        <w:t xml:space="preserve"> (MMWHS </w:t>
      </w:r>
      <w:r w:rsidR="00C354CD">
        <w:rPr>
          <w:sz w:val="24"/>
          <w:szCs w:val="24"/>
        </w:rPr>
        <w:fldChar w:fldCharType="begin" w:fldLock="1"/>
      </w:r>
      <w:r w:rsidR="00380B8C">
        <w:rPr>
          <w:sz w:val="24"/>
          <w:szCs w:val="24"/>
        </w:rPr>
        <w:instrText>ADDIN CSL_CITATION {"citationItems":[{"id":"ITEM-1","itemData":{"DOI":"10.1016/j.media.2016.02.006","ISSN":"13618423","PMID":"26999615","abstract":"A whole heart segmentation (WHS) method is presented for cardiac MRI. This segmentation method employs multi-modality atlases from MRI and CT and adopts a new label fusion algorithm which is based on the proposed multi-scale patch (MSP) strategy and a new global atlas ranking scheme. MSP, developed from the scale-space theory, uses the information of multi-scale images and provides different levels of the structural information of images for multi-level local atlas ranking. Both the local and global atlas ranking steps use the information theoretic measures to compute the similarity between the target image and the atlases from multiple modalities. The proposed segmentation scheme was evaluated on a set of data involving 20 cardiac MRI and 20 CT images. Our proposed algorithm demonstrated a promising performance, yielding a mean WHS Dice score of 0.899 ± 0.0340, Jaccard index of 0.818 ± 0.0549, and surface distance error of 1.09 ± 1.11 mm for the 20 MRI data. The average runtime for the proposed label fusion was 12.58 min.","author":[{"dropping-particle":"","family":"Zhuang","given":"Xiahai","non-dropping-particle":"","parse-names":false,"suffix":""},{"dropping-particle":"","family":"Shen","given":"Juan","non-dropping-particle":"","parse-names":false,"suffix":""}],"container-title":"Medical Image Analysis","id":"ITEM-1","issued":{"date-parts":[["2016"]]},"page":"77-87","publisher":"Elsevier B.V.","title":"Multi-scale patch and multi-modality atlases for whole heart segmentation of MRI","type":"article-journal","volume":"31"},"uris":["http://www.mendeley.com/documents/?uuid=679f4364-d0fe-4943-9708-40a6d73848f8"]}],"mendeley":{"formattedCitation":"[15]","plainTextFormattedCitation":"[15]","previouslyFormattedCitation":"[15]"},"properties":{"noteIndex":0},"schema":"https://github.com/citation-style-language/schema/raw/master/csl-citation.json"}</w:instrText>
      </w:r>
      <w:r w:rsidR="00C354CD">
        <w:rPr>
          <w:sz w:val="24"/>
          <w:szCs w:val="24"/>
        </w:rPr>
        <w:fldChar w:fldCharType="separate"/>
      </w:r>
      <w:r w:rsidR="007E773E" w:rsidRPr="007E773E">
        <w:rPr>
          <w:noProof/>
          <w:sz w:val="24"/>
          <w:szCs w:val="24"/>
        </w:rPr>
        <w:t>[15]</w:t>
      </w:r>
      <w:r w:rsidR="00C354CD">
        <w:rPr>
          <w:sz w:val="24"/>
          <w:szCs w:val="24"/>
        </w:rPr>
        <w:fldChar w:fldCharType="end"/>
      </w:r>
      <w:r w:rsidR="003B4A99">
        <w:rPr>
          <w:sz w:val="24"/>
          <w:szCs w:val="24"/>
        </w:rPr>
        <w:t xml:space="preserve"> - </w:t>
      </w:r>
      <w:bookmarkEnd w:id="6"/>
      <w:r w:rsidR="00FA32C9">
        <w:fldChar w:fldCharType="begin"/>
      </w:r>
      <w:r w:rsidR="00FA32C9">
        <w:instrText xml:space="preserve"> HYPERLINK "https://zmiclab.github.io/zxh/0/mmwhs/" </w:instrText>
      </w:r>
      <w:r w:rsidR="00FA32C9">
        <w:fldChar w:fldCharType="separate"/>
      </w:r>
      <w:r w:rsidR="00C354CD" w:rsidRPr="00C354CD">
        <w:rPr>
          <w:rStyle w:val="Hyperlink"/>
          <w:sz w:val="24"/>
          <w:szCs w:val="24"/>
        </w:rPr>
        <w:t>Multi-Modality Whole Heart Segmentation Challenge</w:t>
      </w:r>
      <w:r w:rsidR="00FA32C9">
        <w:rPr>
          <w:rStyle w:val="Hyperlink"/>
          <w:sz w:val="24"/>
          <w:szCs w:val="24"/>
        </w:rPr>
        <w:fldChar w:fldCharType="end"/>
      </w:r>
      <w:r w:rsidR="00C354CD">
        <w:rPr>
          <w:sz w:val="24"/>
          <w:szCs w:val="24"/>
        </w:rPr>
        <w:t>)</w:t>
      </w:r>
      <w:r w:rsidR="0053673F">
        <w:rPr>
          <w:sz w:val="24"/>
          <w:szCs w:val="24"/>
        </w:rPr>
        <w:t xml:space="preserve">. These subjects </w:t>
      </w:r>
      <w:r w:rsidR="003B4A99">
        <w:rPr>
          <w:sz w:val="24"/>
          <w:szCs w:val="24"/>
        </w:rPr>
        <w:t xml:space="preserve">also </w:t>
      </w:r>
      <w:r>
        <w:rPr>
          <w:sz w:val="24"/>
          <w:szCs w:val="24"/>
        </w:rPr>
        <w:t>were imaged</w:t>
      </w:r>
      <w:r w:rsidR="003B4A99">
        <w:rPr>
          <w:sz w:val="24"/>
          <w:szCs w:val="24"/>
        </w:rPr>
        <w:t xml:space="preserve"> using</w:t>
      </w:r>
      <w:r w:rsidR="00BA4BDE">
        <w:rPr>
          <w:sz w:val="24"/>
          <w:szCs w:val="24"/>
        </w:rPr>
        <w:t xml:space="preserve"> a </w:t>
      </w:r>
      <w:r w:rsidR="003B4A99" w:rsidRPr="001F07B7">
        <w:rPr>
          <w:sz w:val="24"/>
          <w:szCs w:val="24"/>
        </w:rPr>
        <w:t>respiratory-navigated, prospective ECG</w:t>
      </w:r>
      <w:r w:rsidR="00983AE9">
        <w:rPr>
          <w:sz w:val="24"/>
          <w:szCs w:val="24"/>
        </w:rPr>
        <w:t>-</w:t>
      </w:r>
      <w:r w:rsidR="003B4A99" w:rsidRPr="001F07B7">
        <w:rPr>
          <w:sz w:val="24"/>
          <w:szCs w:val="24"/>
        </w:rPr>
        <w:t xml:space="preserve">gated, </w:t>
      </w:r>
      <w:r w:rsidR="00D963C9">
        <w:rPr>
          <w:sz w:val="24"/>
          <w:szCs w:val="24"/>
        </w:rPr>
        <w:t>SSFP</w:t>
      </w:r>
      <w:r w:rsidR="003B4A99" w:rsidRPr="001F07B7">
        <w:rPr>
          <w:sz w:val="24"/>
          <w:szCs w:val="24"/>
        </w:rPr>
        <w:t xml:space="preserve"> sequence during free-breathing</w:t>
      </w:r>
      <w:r w:rsidR="003B4A99" w:rsidRPr="009D72AF" w:rsidDel="003B4A99">
        <w:rPr>
          <w:sz w:val="24"/>
          <w:szCs w:val="24"/>
        </w:rPr>
        <w:t xml:space="preserve"> </w:t>
      </w:r>
      <w:r w:rsidR="00C354CD">
        <w:rPr>
          <w:sz w:val="24"/>
          <w:szCs w:val="24"/>
        </w:rPr>
        <w:fldChar w:fldCharType="begin" w:fldLock="1"/>
      </w:r>
      <w:r w:rsidR="00380B8C">
        <w:rPr>
          <w:sz w:val="24"/>
          <w:szCs w:val="24"/>
        </w:rPr>
        <w:instrText>ADDIN CSL_CITATION {"citationItems":[{"id":"ITEM-1","itemData":{"DOI":"10.1016/j.media.2019.101537","ISSN":"13618423","PMID":"31446280","abstract":"Knowledge of whole heart anatomy is a prerequisite for many clinical applications. Whole heart segmentation (WHS), which delineates substructures of the heart, can be very valuable for modeling and analysis of the anatomy and functions of the heart. However, automating this segmentation can be challenging due to the large variation of the heart shape, and different image qualities of the clinical data. To achieve this goal, an initial set of training data is generally needed for constructing priors or for training. Furthermore, it is difficult to perform comparisons between different methods, largely due to differences in the datasets and evaluation metrics used. This manuscript presents the methodologies and evaluation results for the WHS algorithms selected from the submissions to the Multi-Modality Whole Heart Segmentation (MM-WHS) challenge, in conjunction with MICCAI 2017. The challenge provided 120 three-dimensional cardiac images covering the whole heart, including 60 CT and 60 MRI volumes, all acquired in clinical environments with manual delineation. Ten algorithms for CT data and eleven algorithms for MRI data, submitted from twelve groups, have been evaluated. The results showed that the performance of CT WHS was generally better than that of MRI WHS. The segmentation of the substructures for different categories of patients could present different levels of challenge due to the difference in imaging and variations of heart shapes. The deep learning (DL)-based methods demonstrated great potential, though several of them reported poor results in the blinded evaluation. Their performance could vary greatly across different network structures and training strategies. The conventional algorithms, mainly based on multi-atlas segmentation, demonstrated good performance, though the accuracy and computational efficiency could be limited. The challenge, including provision of the annotated training data and the blinded evaluation for submitted algorithms on the test data, continues as an ongoing benchmarking resource via its homepage (www.sdspeople.fudan.edu.cn/zhuangxiahai/0/mmwhs/).","author":[{"dropping-particle":"","family":"Zhuang","given":"Xiahai","non-dropping-particle":"","parse-names":false,"suffix":""},{"dropping-particle":"","family":"Li","given":"Lei","non-dropping-particle":"","parse-names":false,"suffix":""},{"dropping-particle":"","family":"Payer","given":"Christian","non-dropping-particle":"","parse-names":false,"suffix":""},{"dropping-particle":"","family":"Štern","given":"Darko","non-dropping-particle":"","parse-names":false,"suffix":""},{"dropping-particle":"","family":"Urschler","given":"Martin","non-dropping-particle":"","parse-names":false,"suffix":""},{"dropping-particle":"","family":"Heinrich","given":"Mattias P.","non-dropping-particle":"","parse-names":false,"suffix":""},{"dropping-particle":"","family":"Oster","given":"Julien","non-dropping-particle":"","parse-names":false,"suffix":""},{"dropping-particle":"","family":"Wang","given":"Chunliang","non-dropping-particle":"","parse-names":false,"suffix":""},{"dropping-particle":"","family":"Smedby","given":"Örjan","non-dropping-particle":"","parse-names":false,"suffix":""},{"dropping-particle":"","family":"Bian","given":"Cheng","non-dropping-particle":"","parse-names":false,"suffix":""},{"dropping-particle":"","family":"Yang","given":"Xin","non-dropping-particle":"","parse-names":false,"suffix":""},{"dropping-particle":"","family":"Heng","given":"Pheng Ann","non-dropping-particle":"","parse-names":false,"suffix":""},{"dropping-particle":"","family":"Mortazi","given":"Aliasghar","non-dropping-particle":"","parse-names":false,"suffix":""},{"dropping-particle":"","family":"Bagci","given":"Ulas","non-dropping-particle":"","parse-names":false,"suffix":""},{"dropping-particle":"","family":"Yang","given":"Guanyu","non-dropping-particle":"","parse-names":false,"suffix":""},{"dropping-particle":"","family":"Sun","given":"Chenchen","non-dropping-particle":"","parse-names":false,"suffix":""},{"dropping-particle":"","family":"Galisot","given":"Gaetan","non-dropping-particle":"","parse-names":false,"suffix":""},{"dropping-particle":"","family":"Ramel","given":"Jean Yves","non-dropping-particle":"","parse-names":false,"suffix":""},{"dropping-particle":"","family":"Brouard","given":"Thierry","non-dropping-particle":"","parse-names":false,"suffix":""},{"dropping-particle":"","family":"Tong","given":"Qianqian","non-dropping-particle":"","parse-names":false,"suffix":""},{"dropping-particle":"","family":"Si","given":"Weixin","non-dropping-particle":"","parse-names":false,"suffix":""},{"dropping-particle":"","family":"Liao","given":"Xiangyun","non-dropping-particle":"","parse-names":false,"suffix":""},{"dropping-particle":"","family":"Zeng","given":"Guodong","non-dropping-particle":"","parse-names":false,"suffix":""},{"dropping-particle":"","family":"Shi","given":"Zenglin","non-dropping-particle":"","parse-names":false,"suffix":""},{"dropping-particle":"","family":"Zheng","given":"Guoyan","non-dropping-particle":"","parse-names":false,"suffix":""},{"dropping-particle":"","family":"Wang","given":"Chengjia","non-dropping-particle":"","parse-names":false,"suffix":""},{"dropping-particle":"","family":"MacGillivray","given":"Tom","non-dropping-particle":"","parse-names":false,"suffix":""},{"dropping-particle":"","family":"Newby","given":"David","non-dropping-particle":"","parse-names":false,"suffix":""},{"dropping-particle":"","family":"Rhode","given":"Kawal","non-dropping-particle":"","parse-names":false,"suffix":""},{"dropping-particle":"","family":"Ourselin","given":"Sebastien","non-dropping-particle":"","parse-names":false,"suffix":""},{"dropping-particle":"","family":"Mohiaddin","given":"Raad","non-dropping-particle":"","parse-names":false,"suffix":""},{"dropping-particle":"","family":"Keegan","given":"Jennifer","non-dropping-particle":"","parse-names":false,"suffix":""},{"dropping-particle":"","family":"Firmin","given":"David","non-dropping-particle":"","parse-names":false,"suffix":""},{"dropping-particle":"","family":"Yang","given":"Guang","non-dropping-particle":"","parse-names":false,"suffix":""}],"container-title":"Medical Image Analysis","id":"ITEM-1","issued":{"date-parts":[["2019"]]},"page":"101537","publisher":"Elsevier B.V.","title":"Evaluation of algorithms for Multi-Modality Whole Heart Segmentation: An open-access grand challenge","type":"article-journal","volume":"58"},"uris":["http://www.mendeley.com/documents/?uuid=dadc33ce-ef56-4d11-92c8-758293ede472"]},{"id":"ITEM-2","itemData":{"DOI":"10.1016/j.media.2016.02.006","ISSN":"13618423","PMID":"26999615","abstract":"A whole heart segmentation (WHS) method is presented for cardiac MRI. This segmentation method employs multi-modality atlases from MRI and CT and adopts a new label fusion algorithm which is based on the proposed multi-scale patch (MSP) strategy and a new global atlas ranking scheme. MSP, developed from the scale-space theory, uses the information of multi-scale images and provides different levels of the structural information of images for multi-level local atlas ranking. Both the local and global atlas ranking steps use the information theoretic measures to compute the similarity between the target image and the atlases from multiple modalities. The proposed segmentation scheme was evaluated on a set of data involving 20 cardiac MRI and 20 CT images. Our proposed algorithm demonstrated a promising performance, yielding a mean WHS Dice score of 0.899 ± 0.0340, Jaccard index of 0.818 ± 0.0549, and surface distance error of 1.09 ± 1.11 mm for the 20 MRI data. The average runtime for the proposed label fusion was 12.58 min.","author":[{"dropping-particle":"","family":"Zhuang","given":"Xiahai","non-dropping-particle":"","parse-names":false,"suffix":""},{"dropping-particle":"","family":"Shen","given":"Juan","non-dropping-particle":"","parse-names":false,"suffix":""}],"container-title":"Medical Image Analysis","id":"ITEM-2","issued":{"date-parts":[["2016"]]},"page":"77-87","publisher":"Elsevier B.V.","title":"Multi-scale patch and multi-modality atlases for whole heart segmentation of MRI","type":"article-journal","volume":"31"},"uris":["http://www.mendeley.com/documents/?uuid=679f4364-d0fe-4943-9708-40a6d73848f8"]}],"mendeley":{"formattedCitation":"[15,16]","plainTextFormattedCitation":"[15,16]","previouslyFormattedCitation":"[15,16]"},"properties":{"noteIndex":0},"schema":"https://github.com/citation-style-language/schema/raw/master/csl-citation.json"}</w:instrText>
      </w:r>
      <w:r w:rsidR="00C354CD">
        <w:rPr>
          <w:sz w:val="24"/>
          <w:szCs w:val="24"/>
        </w:rPr>
        <w:fldChar w:fldCharType="separate"/>
      </w:r>
      <w:r w:rsidR="007E773E" w:rsidRPr="007E773E">
        <w:rPr>
          <w:noProof/>
          <w:sz w:val="24"/>
          <w:szCs w:val="24"/>
        </w:rPr>
        <w:t>[15,16]</w:t>
      </w:r>
      <w:r w:rsidR="00C354CD">
        <w:rPr>
          <w:sz w:val="24"/>
          <w:szCs w:val="24"/>
        </w:rPr>
        <w:fldChar w:fldCharType="end"/>
      </w:r>
      <w:r w:rsidRPr="009D72AF">
        <w:rPr>
          <w:sz w:val="24"/>
          <w:szCs w:val="24"/>
        </w:rPr>
        <w:t>.</w:t>
      </w:r>
      <w:r>
        <w:rPr>
          <w:sz w:val="24"/>
          <w:szCs w:val="24"/>
        </w:rPr>
        <w:t xml:space="preserve"> </w:t>
      </w:r>
      <w:r w:rsidR="00D963C9" w:rsidRPr="00760A3C">
        <w:rPr>
          <w:sz w:val="24"/>
          <w:szCs w:val="24"/>
        </w:rPr>
        <w:t>MRI sequencing details</w:t>
      </w:r>
      <w:r w:rsidR="00D963C9">
        <w:rPr>
          <w:sz w:val="24"/>
          <w:szCs w:val="24"/>
        </w:rPr>
        <w:t xml:space="preserve"> are described in the Supplement. This data was manually </w:t>
      </w:r>
      <w:r w:rsidR="00D963C9" w:rsidRPr="00456474">
        <w:rPr>
          <w:sz w:val="24"/>
          <w:szCs w:val="24"/>
        </w:rPr>
        <w:t>segment</w:t>
      </w:r>
      <w:r w:rsidR="00D963C9">
        <w:rPr>
          <w:sz w:val="24"/>
          <w:szCs w:val="24"/>
        </w:rPr>
        <w:t>ed</w:t>
      </w:r>
      <w:r w:rsidR="00D963C9" w:rsidRPr="00456474">
        <w:rPr>
          <w:sz w:val="24"/>
          <w:szCs w:val="24"/>
        </w:rPr>
        <w:t xml:space="preserve"> by a </w:t>
      </w:r>
      <w:r w:rsidR="00451A67">
        <w:rPr>
          <w:sz w:val="24"/>
          <w:szCs w:val="24"/>
        </w:rPr>
        <w:t>CMR imaging specialist</w:t>
      </w:r>
      <w:r w:rsidR="00D963C9" w:rsidRPr="00456474">
        <w:rPr>
          <w:sz w:val="24"/>
          <w:szCs w:val="24"/>
        </w:rPr>
        <w:t xml:space="preserve"> (VM; &gt; 20 years of experience)</w:t>
      </w:r>
      <w:r w:rsidR="00D963C9">
        <w:rPr>
          <w:sz w:val="24"/>
          <w:szCs w:val="24"/>
        </w:rPr>
        <w:t>.</w:t>
      </w:r>
      <w:r w:rsidR="00D963C9" w:rsidRPr="00456474">
        <w:rPr>
          <w:sz w:val="24"/>
          <w:szCs w:val="24"/>
        </w:rPr>
        <w:t xml:space="preserve"> </w:t>
      </w:r>
    </w:p>
    <w:p w14:paraId="1BD5C956" w14:textId="5FC2F514" w:rsidR="003B4A99" w:rsidRPr="003B4A99" w:rsidRDefault="003B4A99" w:rsidP="003B4A99">
      <w:pPr>
        <w:jc w:val="both"/>
        <w:rPr>
          <w:sz w:val="24"/>
          <w:szCs w:val="24"/>
        </w:rPr>
      </w:pPr>
      <w:bookmarkStart w:id="7" w:name="_Hlk189661308"/>
      <w:r>
        <w:rPr>
          <w:sz w:val="24"/>
          <w:szCs w:val="24"/>
        </w:rPr>
        <w:t xml:space="preserve">All images were </w:t>
      </w:r>
      <w:r w:rsidRPr="003B4A99">
        <w:rPr>
          <w:sz w:val="24"/>
          <w:szCs w:val="24"/>
        </w:rPr>
        <w:t>resampled to an isotropic resolution of 0.8 × 0.8 × 0.8 mm</w:t>
      </w:r>
      <w:r w:rsidRPr="003B4A99">
        <w:rPr>
          <w:sz w:val="24"/>
          <w:szCs w:val="24"/>
          <w:vertAlign w:val="superscript"/>
        </w:rPr>
        <w:t>3</w:t>
      </w:r>
      <w:r w:rsidRPr="003B4A99">
        <w:rPr>
          <w:sz w:val="24"/>
          <w:szCs w:val="24"/>
        </w:rPr>
        <w:t xml:space="preserve"> using linear interpolation</w:t>
      </w:r>
      <w:r w:rsidR="00A2663A">
        <w:rPr>
          <w:sz w:val="24"/>
          <w:szCs w:val="24"/>
        </w:rPr>
        <w:t xml:space="preserve"> </w:t>
      </w:r>
      <w:r w:rsidR="00380B8C">
        <w:rPr>
          <w:sz w:val="24"/>
          <w:szCs w:val="24"/>
        </w:rPr>
        <w:fldChar w:fldCharType="begin" w:fldLock="1"/>
      </w:r>
      <w:r w:rsidR="00B2088F">
        <w:rPr>
          <w:sz w:val="24"/>
          <w:szCs w:val="24"/>
        </w:rPr>
        <w:instrText>ADDIN CSL_CITATION {"citationItems":[{"id":"ITEM-1","itemData":{"URL":"https://docs.scipy.org/doc/scipy/tutorial/interpolate.html","author":[{"dropping-particle":"","family":"The SciPy community","given":"","non-dropping-particle":"","parse-names":false,"suffix":""}],"id":"ITEM-1","issued":{"date-parts":[["0"]]},"title":"SciPy Interpolation Tutorial","type":"webpage"},"uris":["http://www.mendeley.com/documents/?uuid=2cfdeb7f-e154-450c-93ac-ce45cc871111"]}],"mendeley":{"formattedCitation":"[17]","plainTextFormattedCitation":"[17]","previouslyFormattedCitation":"[17]"},"properties":{"noteIndex":0},"schema":"https://github.com/citation-style-language/schema/raw/master/csl-citation.json"}</w:instrText>
      </w:r>
      <w:r w:rsidR="00380B8C">
        <w:rPr>
          <w:sz w:val="24"/>
          <w:szCs w:val="24"/>
        </w:rPr>
        <w:fldChar w:fldCharType="separate"/>
      </w:r>
      <w:r w:rsidR="00380B8C" w:rsidRPr="00380B8C">
        <w:rPr>
          <w:noProof/>
          <w:sz w:val="24"/>
          <w:szCs w:val="24"/>
        </w:rPr>
        <w:t>[17]</w:t>
      </w:r>
      <w:r w:rsidR="00380B8C">
        <w:rPr>
          <w:sz w:val="24"/>
          <w:szCs w:val="24"/>
        </w:rPr>
        <w:fldChar w:fldCharType="end"/>
      </w:r>
      <w:r>
        <w:rPr>
          <w:sz w:val="24"/>
          <w:szCs w:val="24"/>
        </w:rPr>
        <w:t xml:space="preserve"> prior to training</w:t>
      </w:r>
      <w:r w:rsidRPr="003B4A99">
        <w:rPr>
          <w:sz w:val="24"/>
          <w:szCs w:val="24"/>
        </w:rPr>
        <w:t>.</w:t>
      </w:r>
    </w:p>
    <w:bookmarkEnd w:id="7"/>
    <w:p w14:paraId="33A79173" w14:textId="77777777" w:rsidR="003B4A99" w:rsidRPr="00BA4BDE" w:rsidRDefault="003B4A99" w:rsidP="00BA4BDE">
      <w:pPr>
        <w:jc w:val="both"/>
        <w:rPr>
          <w:sz w:val="24"/>
          <w:szCs w:val="24"/>
        </w:rPr>
      </w:pPr>
    </w:p>
    <w:p w14:paraId="6887A9E3" w14:textId="191E14A1" w:rsidR="0063020C" w:rsidRPr="00F93420" w:rsidRDefault="006D64E5" w:rsidP="00D963C9">
      <w:pPr>
        <w:jc w:val="both"/>
        <w:rPr>
          <w:b/>
          <w:bCs/>
          <w:sz w:val="24"/>
          <w:szCs w:val="24"/>
        </w:rPr>
      </w:pPr>
      <w:r>
        <w:rPr>
          <w:b/>
          <w:bCs/>
          <w:sz w:val="24"/>
          <w:szCs w:val="24"/>
        </w:rPr>
        <w:br w:type="column"/>
      </w:r>
      <w:r w:rsidR="0063020C" w:rsidRPr="00F93420">
        <w:rPr>
          <w:b/>
          <w:bCs/>
          <w:sz w:val="24"/>
          <w:szCs w:val="24"/>
        </w:rPr>
        <w:lastRenderedPageBreak/>
        <w:t>2.1.</w:t>
      </w:r>
      <w:r w:rsidR="0063020C">
        <w:rPr>
          <w:b/>
          <w:bCs/>
          <w:sz w:val="24"/>
          <w:szCs w:val="24"/>
        </w:rPr>
        <w:t>2</w:t>
      </w:r>
      <w:r w:rsidR="0063020C" w:rsidRPr="00F93420">
        <w:rPr>
          <w:b/>
          <w:bCs/>
          <w:sz w:val="24"/>
          <w:szCs w:val="24"/>
        </w:rPr>
        <w:t xml:space="preserve"> Deep learning approach</w:t>
      </w:r>
      <w:r w:rsidR="00D963C9">
        <w:rPr>
          <w:b/>
          <w:bCs/>
          <w:sz w:val="24"/>
          <w:szCs w:val="24"/>
        </w:rPr>
        <w:t xml:space="preserve"> </w:t>
      </w:r>
      <w:r w:rsidR="00D963C9" w:rsidRPr="002D7F27">
        <w:rPr>
          <w:b/>
          <w:bCs/>
          <w:sz w:val="24"/>
          <w:szCs w:val="24"/>
        </w:rPr>
        <w:t xml:space="preserve">for </w:t>
      </w:r>
      <w:r w:rsidR="00D963C9">
        <w:rPr>
          <w:b/>
          <w:bCs/>
          <w:sz w:val="24"/>
          <w:szCs w:val="24"/>
        </w:rPr>
        <w:t>aortic segmentation</w:t>
      </w:r>
    </w:p>
    <w:p w14:paraId="7A8F11B5" w14:textId="5531D678" w:rsidR="00DC6AD5" w:rsidRDefault="0063020C" w:rsidP="00DC6AD5">
      <w:pPr>
        <w:spacing w:line="278" w:lineRule="auto"/>
        <w:jc w:val="both"/>
        <w:rPr>
          <w:sz w:val="24"/>
          <w:szCs w:val="24"/>
        </w:rPr>
      </w:pPr>
      <w:r w:rsidRPr="00255B7C">
        <w:rPr>
          <w:sz w:val="24"/>
          <w:szCs w:val="24"/>
        </w:rPr>
        <w:t>We used a</w:t>
      </w:r>
      <w:r w:rsidR="003B4A99">
        <w:rPr>
          <w:sz w:val="24"/>
          <w:szCs w:val="24"/>
        </w:rPr>
        <w:t xml:space="preserve"> previously described network framework</w:t>
      </w:r>
      <w:r w:rsidRPr="00255B7C">
        <w:rPr>
          <w:sz w:val="24"/>
          <w:szCs w:val="24"/>
        </w:rPr>
        <w:t xml:space="preserve"> </w:t>
      </w:r>
      <w:r w:rsidR="00255B7C">
        <w:rPr>
          <w:sz w:val="24"/>
          <w:szCs w:val="24"/>
        </w:rPr>
        <w:t xml:space="preserve">based on </w:t>
      </w:r>
      <w:r w:rsidR="000F620C">
        <w:rPr>
          <w:sz w:val="24"/>
          <w:szCs w:val="24"/>
        </w:rPr>
        <w:t xml:space="preserve">a </w:t>
      </w:r>
      <w:r w:rsidR="00255B7C">
        <w:rPr>
          <w:sz w:val="24"/>
          <w:szCs w:val="24"/>
        </w:rPr>
        <w:t>U-net</w:t>
      </w:r>
      <w:r w:rsidRPr="00255B7C">
        <w:rPr>
          <w:sz w:val="24"/>
          <w:szCs w:val="24"/>
        </w:rPr>
        <w:t xml:space="preserve"> architecture, </w:t>
      </w:r>
      <w:r w:rsidR="00255B7C">
        <w:rPr>
          <w:sz w:val="24"/>
          <w:szCs w:val="24"/>
        </w:rPr>
        <w:t>Adam optimizer</w:t>
      </w:r>
      <w:r w:rsidRPr="00255B7C">
        <w:rPr>
          <w:sz w:val="24"/>
          <w:szCs w:val="24"/>
        </w:rPr>
        <w:t xml:space="preserve">, and </w:t>
      </w:r>
      <w:r w:rsidR="00C638CB">
        <w:rPr>
          <w:sz w:val="24"/>
          <w:szCs w:val="24"/>
        </w:rPr>
        <w:t xml:space="preserve">categorical cross-entropy loss </w:t>
      </w:r>
      <w:r w:rsidR="00C638CB">
        <w:rPr>
          <w:sz w:val="24"/>
          <w:szCs w:val="24"/>
        </w:rPr>
        <w:fldChar w:fldCharType="begin" w:fldLock="1"/>
      </w:r>
      <w:r w:rsidR="00380B8C">
        <w:rPr>
          <w:sz w:val="24"/>
          <w:szCs w:val="24"/>
        </w:rPr>
        <w:instrText>ADDIN CSL_CITATION {"citationItems":[{"id":"ITEM-1","itemData":{"DOI":"10.1016/j.mri.2024.110253","ISSN":"18735894","PMID":"39401602","abstract":"Background: The identification and measurement of aortic aneurysms is an important clinical problem. While specialized high-resolution 3D CMR sequences allow detailed aortic assessment, they are time-consuming which limits their use in screening routine cardiac scans and in population studies. Methods: A 3D U-Net, U-NetLR, was used to create 3D isotropic segmentations of the aorta from standard anisotropic 2D trans-axial localizers with low through-plane resolution. Training data was generated from high-resolution 3D isotropic whole heart images by simulating anisotropic images that resemble the low-resolution 2D localizers (the inputs). These inputs were paired with 3D isotropic ‘ground truth’ segmentation masks (the targets) created by a clinician from the high-resolution isotropic images. Segmentation quality was evaluated using an external dataset from UK Biobank. Segmentation accuracy was measured against ground-truth segmentations from concurrently acquired cardiac-triggered, respiratory-gated, high-resolution 3D isotropic whole heart images. Finally, the proposed method was compared to U-NetHR, a 3D U-Net variant trained directly on high-resolution 3D isotropic images. A second observer was recruited to investigate the interobserver variability. Results: Qualitative validation on an external dataset (UK Biobank) of 180 subjects showed that 93 % of 3D segmentations with the proposed model (U-NetLR) were considered suitable for clinical use. In quantitative analysis, the proposed method (U-NetLR) showed good agreement with ground-truth segmentations from isotropic 3D images with a mean DICE score of 0.9, which is no difference from automated segmentations made directly on the high-resolution 3D isotropic aorta images (U-NetHR). When comparing measurements, there is no significant difference between U-NetLR, U-NetHR and two clinical observers in the diameter measurements at the mid ascending aorta, mid aortic arch, and descending aorta. Conclusions: A new method of producing isotropic 3D aortic segmentations from routine CMR 2D anisotropic localizers shows good agreement with segmentation made directly from 3D isotropic images. The method has the potential to be used as a simple screening method for aortic aneurysms without the need for additional sequences.","author":[{"dropping-particle":"","family":"Jiang","given":"Yue","non-dropping-particle":"","parse-names":false,"suffix":""},{"dropping-particle":"","family":"Punjabi","given":"Karan","non-dropping-particle":"","parse-names":false,"suffix":""},{"dropping-particle":"","family":"Pierce","given":"Iain","non-dropping-particle":"","parse-names":false,"suffix":""},{"dropping-particle":"","family":"Knight","given":"Daniel","non-dropping-particle":"","parse-names":false,"suffix":""},{"dropping-particle":"","family":"Yao","given":"Tina","non-dropping-particle":"","parse-names":false,"suffix":""},{"dropping-particle":"","family":"Steeden","given":"Jennifer","non-dropping-particle":"","parse-names":false,"suffix":""},{"dropping-particle":"","family":"Hughes","given":"Alun D.","non-dropping-particle":"","parse-names":false,"suffix":""},{"dropping-particle":"","family":"Muthurangu","given":"Vivek","non-dropping-particle":"","parse-names":false,"suffix":""},{"dropping-particle":"","family":"Davies","given":"Rhodri","non-dropping-particle":"","parse-names":false,"suffix":""}],"container-title":"Magnetic Resonance Imaging","id":"ITEM-1","issue":"June 2024","issued":{"date-parts":[["2025"]]},"page":"110253","publisher":"Elsevier Inc.","title":"A machine learning algorithm for creating isotropic 3D aortic segmentations from routine cardiac MR localizers","type":"article-journal","volume":"115"},"uris":["http://www.mendeley.com/documents/?uuid=28582ef9-4c59-4fc8-a182-da97110aa15e"]}],"mendeley":{"formattedCitation":"[12]","plainTextFormattedCitation":"[12]","previouslyFormattedCitation":"[12]"},"properties":{"noteIndex":0},"schema":"https://github.com/citation-style-language/schema/raw/master/csl-citation.json"}</w:instrText>
      </w:r>
      <w:r w:rsidR="00C638CB">
        <w:rPr>
          <w:sz w:val="24"/>
          <w:szCs w:val="24"/>
        </w:rPr>
        <w:fldChar w:fldCharType="separate"/>
      </w:r>
      <w:r w:rsidR="007E773E" w:rsidRPr="007E773E">
        <w:rPr>
          <w:noProof/>
          <w:sz w:val="24"/>
          <w:szCs w:val="24"/>
        </w:rPr>
        <w:t>[12]</w:t>
      </w:r>
      <w:r w:rsidR="00C638CB">
        <w:rPr>
          <w:sz w:val="24"/>
          <w:szCs w:val="24"/>
        </w:rPr>
        <w:fldChar w:fldCharType="end"/>
      </w:r>
      <w:r w:rsidRPr="00255B7C">
        <w:rPr>
          <w:sz w:val="24"/>
          <w:szCs w:val="24"/>
        </w:rPr>
        <w:t xml:space="preserve">. </w:t>
      </w:r>
      <w:r w:rsidR="003B4A99">
        <w:rPr>
          <w:sz w:val="24"/>
          <w:szCs w:val="24"/>
        </w:rPr>
        <w:t xml:space="preserve">In this approach, </w:t>
      </w:r>
      <w:r w:rsidR="00255B7C">
        <w:rPr>
          <w:sz w:val="24"/>
          <w:szCs w:val="24"/>
        </w:rPr>
        <w:t xml:space="preserve">simulated </w:t>
      </w:r>
      <w:r w:rsidR="00255B7C" w:rsidRPr="00255B7C">
        <w:rPr>
          <w:sz w:val="24"/>
          <w:szCs w:val="24"/>
        </w:rPr>
        <w:t xml:space="preserve">2D </w:t>
      </w:r>
      <w:r w:rsidR="00255B7C">
        <w:rPr>
          <w:sz w:val="24"/>
          <w:szCs w:val="24"/>
        </w:rPr>
        <w:t>anisotropic localizers</w:t>
      </w:r>
      <w:r w:rsidR="00255B7C" w:rsidRPr="00255B7C">
        <w:rPr>
          <w:sz w:val="24"/>
          <w:szCs w:val="24"/>
        </w:rPr>
        <w:t xml:space="preserve"> </w:t>
      </w:r>
      <w:r w:rsidR="00C47FDE">
        <w:rPr>
          <w:sz w:val="24"/>
          <w:szCs w:val="24"/>
        </w:rPr>
        <w:t xml:space="preserve">were </w:t>
      </w:r>
      <w:r w:rsidR="00255B7C" w:rsidRPr="00255B7C">
        <w:rPr>
          <w:sz w:val="24"/>
          <w:szCs w:val="24"/>
        </w:rPr>
        <w:t xml:space="preserve">generated by </w:t>
      </w:r>
      <w:r w:rsidR="00185751">
        <w:rPr>
          <w:sz w:val="24"/>
          <w:szCs w:val="24"/>
        </w:rPr>
        <w:t>re</w:t>
      </w:r>
      <w:r w:rsidR="0045026C">
        <w:rPr>
          <w:sz w:val="24"/>
          <w:szCs w:val="24"/>
        </w:rPr>
        <w:t>sampling</w:t>
      </w:r>
      <w:r w:rsidR="006E1A09">
        <w:rPr>
          <w:sz w:val="24"/>
          <w:szCs w:val="24"/>
        </w:rPr>
        <w:t xml:space="preserve"> the</w:t>
      </w:r>
      <w:r w:rsidR="00255B7C" w:rsidRPr="00255B7C">
        <w:rPr>
          <w:sz w:val="24"/>
          <w:szCs w:val="24"/>
        </w:rPr>
        <w:t xml:space="preserve"> 3D </w:t>
      </w:r>
      <w:r w:rsidR="00255B7C">
        <w:rPr>
          <w:sz w:val="24"/>
          <w:szCs w:val="24"/>
        </w:rPr>
        <w:t xml:space="preserve">isotropic cardiac </w:t>
      </w:r>
      <w:r w:rsidR="00255B7C" w:rsidRPr="00255B7C">
        <w:rPr>
          <w:sz w:val="24"/>
          <w:szCs w:val="24"/>
        </w:rPr>
        <w:t>MR</w:t>
      </w:r>
      <w:r w:rsidR="003B4A99">
        <w:rPr>
          <w:sz w:val="24"/>
          <w:szCs w:val="24"/>
        </w:rPr>
        <w:t xml:space="preserve"> data</w:t>
      </w:r>
      <w:r w:rsidR="0045026C">
        <w:rPr>
          <w:sz w:val="24"/>
          <w:szCs w:val="24"/>
        </w:rPr>
        <w:t xml:space="preserve"> described in 2.1.1</w:t>
      </w:r>
      <w:r w:rsidR="003B4A99">
        <w:rPr>
          <w:sz w:val="24"/>
          <w:szCs w:val="24"/>
        </w:rPr>
        <w:t>.</w:t>
      </w:r>
      <w:r w:rsidR="001B6E10">
        <w:rPr>
          <w:sz w:val="24"/>
          <w:szCs w:val="24"/>
        </w:rPr>
        <w:t xml:space="preserve"> </w:t>
      </w:r>
      <w:r w:rsidR="00456474" w:rsidRPr="00456474">
        <w:rPr>
          <w:sz w:val="24"/>
          <w:szCs w:val="24"/>
        </w:rPr>
        <w:t xml:space="preserve">These simulated localizers were </w:t>
      </w:r>
      <w:r w:rsidR="00A2663A">
        <w:rPr>
          <w:sz w:val="24"/>
          <w:szCs w:val="24"/>
        </w:rPr>
        <w:t xml:space="preserve">then </w:t>
      </w:r>
      <w:r w:rsidR="00456474" w:rsidRPr="00456474">
        <w:rPr>
          <w:sz w:val="24"/>
          <w:szCs w:val="24"/>
        </w:rPr>
        <w:t>paired with</w:t>
      </w:r>
      <w:r w:rsidR="00456474">
        <w:rPr>
          <w:sz w:val="24"/>
          <w:szCs w:val="24"/>
        </w:rPr>
        <w:t xml:space="preserve"> </w:t>
      </w:r>
      <w:r w:rsidR="00456474" w:rsidRPr="00456474">
        <w:rPr>
          <w:sz w:val="24"/>
          <w:szCs w:val="24"/>
        </w:rPr>
        <w:t>high-resolution 3D segmentations</w:t>
      </w:r>
      <w:r w:rsidR="00A2663A">
        <w:rPr>
          <w:sz w:val="24"/>
          <w:szCs w:val="24"/>
        </w:rPr>
        <w:t xml:space="preserve"> described in 2.1.1</w:t>
      </w:r>
      <w:r w:rsidR="00456474" w:rsidRPr="00456474">
        <w:rPr>
          <w:sz w:val="24"/>
          <w:szCs w:val="24"/>
        </w:rPr>
        <w:t>.</w:t>
      </w:r>
      <w:r w:rsidR="00456474">
        <w:rPr>
          <w:sz w:val="24"/>
          <w:szCs w:val="24"/>
        </w:rPr>
        <w:t xml:space="preserve"> </w:t>
      </w:r>
    </w:p>
    <w:p w14:paraId="4606AB7C" w14:textId="3D0A7D5D" w:rsidR="000905DE" w:rsidRDefault="000905DE" w:rsidP="00BA4BDE">
      <w:pPr>
        <w:spacing w:line="278" w:lineRule="auto"/>
        <w:jc w:val="both"/>
        <w:rPr>
          <w:sz w:val="24"/>
          <w:szCs w:val="24"/>
        </w:rPr>
      </w:pPr>
    </w:p>
    <w:p w14:paraId="6528942F" w14:textId="1F5C0E08" w:rsidR="000905DE" w:rsidRDefault="000905DE" w:rsidP="00BA4BDE">
      <w:pPr>
        <w:spacing w:line="278" w:lineRule="auto"/>
        <w:jc w:val="both"/>
        <w:rPr>
          <w:sz w:val="24"/>
          <w:szCs w:val="24"/>
        </w:rPr>
      </w:pPr>
    </w:p>
    <w:p w14:paraId="5FECAAD1" w14:textId="27AA2C33" w:rsidR="0014342F" w:rsidRDefault="0014342F" w:rsidP="00BA4BDE">
      <w:pPr>
        <w:spacing w:line="278" w:lineRule="auto"/>
        <w:jc w:val="both"/>
        <w:rPr>
          <w:sz w:val="24"/>
          <w:szCs w:val="24"/>
        </w:rPr>
      </w:pPr>
      <w:r>
        <w:rPr>
          <w:noProof/>
          <w:sz w:val="24"/>
          <w:szCs w:val="24"/>
        </w:rPr>
        <w:drawing>
          <wp:inline distT="0" distB="0" distL="0" distR="0" wp14:anchorId="466E55A7" wp14:editId="352A6F9D">
            <wp:extent cx="5731510" cy="1523365"/>
            <wp:effectExtent l="0" t="0" r="2540" b="635"/>
            <wp:docPr id="7" name="Picture 7" descr="A close-up of a black 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black p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1523365"/>
                    </a:xfrm>
                    <a:prstGeom prst="rect">
                      <a:avLst/>
                    </a:prstGeom>
                  </pic:spPr>
                </pic:pic>
              </a:graphicData>
            </a:graphic>
          </wp:inline>
        </w:drawing>
      </w:r>
    </w:p>
    <w:p w14:paraId="73911547" w14:textId="7A07CE2A" w:rsidR="000905DE" w:rsidRDefault="000905DE" w:rsidP="00BA4BDE">
      <w:pPr>
        <w:spacing w:line="278" w:lineRule="auto"/>
        <w:jc w:val="both"/>
        <w:rPr>
          <w:sz w:val="24"/>
          <w:szCs w:val="24"/>
        </w:rPr>
      </w:pPr>
      <w:r>
        <w:rPr>
          <w:sz w:val="24"/>
          <w:szCs w:val="24"/>
        </w:rPr>
        <w:t>Figure 2:</w:t>
      </w:r>
      <w:r w:rsidR="005C2910">
        <w:rPr>
          <w:sz w:val="24"/>
          <w:szCs w:val="24"/>
        </w:rPr>
        <w:t xml:space="preserve"> Overview of the measurement of the path length </w:t>
      </w:r>
    </w:p>
    <w:p w14:paraId="0269C4FC" w14:textId="77777777" w:rsidR="000905DE" w:rsidRPr="00255B7C" w:rsidRDefault="000905DE" w:rsidP="00BA4BDE">
      <w:pPr>
        <w:spacing w:line="278" w:lineRule="auto"/>
        <w:jc w:val="both"/>
        <w:rPr>
          <w:sz w:val="24"/>
          <w:szCs w:val="24"/>
        </w:rPr>
      </w:pPr>
    </w:p>
    <w:p w14:paraId="7111966B" w14:textId="5488C62D" w:rsidR="00F470A1" w:rsidRDefault="00070477" w:rsidP="00BA4BDE">
      <w:pPr>
        <w:jc w:val="both"/>
        <w:rPr>
          <w:b/>
          <w:bCs/>
          <w:sz w:val="24"/>
          <w:szCs w:val="24"/>
        </w:rPr>
      </w:pPr>
      <w:r>
        <w:rPr>
          <w:b/>
          <w:bCs/>
          <w:sz w:val="24"/>
          <w:szCs w:val="24"/>
        </w:rPr>
        <w:t xml:space="preserve">2.1.3 </w:t>
      </w:r>
      <w:r w:rsidR="000B2EEF" w:rsidRPr="000B2EEF">
        <w:rPr>
          <w:b/>
          <w:bCs/>
          <w:sz w:val="24"/>
          <w:szCs w:val="24"/>
        </w:rPr>
        <w:t xml:space="preserve">Measuring </w:t>
      </w:r>
      <w:r w:rsidR="00152172">
        <w:rPr>
          <w:b/>
          <w:bCs/>
          <w:sz w:val="24"/>
          <w:szCs w:val="24"/>
        </w:rPr>
        <w:t>p</w:t>
      </w:r>
      <w:r w:rsidR="000B2EEF" w:rsidRPr="000B2EEF">
        <w:rPr>
          <w:b/>
          <w:bCs/>
          <w:sz w:val="24"/>
          <w:szCs w:val="24"/>
        </w:rPr>
        <w:t xml:space="preserve">ath </w:t>
      </w:r>
      <w:r w:rsidR="00152172">
        <w:rPr>
          <w:b/>
          <w:bCs/>
          <w:sz w:val="24"/>
          <w:szCs w:val="24"/>
        </w:rPr>
        <w:t>l</w:t>
      </w:r>
      <w:r w:rsidR="000B2EEF" w:rsidRPr="000B2EEF">
        <w:rPr>
          <w:b/>
          <w:bCs/>
          <w:sz w:val="24"/>
          <w:szCs w:val="24"/>
        </w:rPr>
        <w:t xml:space="preserve">ength from </w:t>
      </w:r>
      <w:r w:rsidR="001B5D16" w:rsidRPr="000B2EEF">
        <w:rPr>
          <w:b/>
          <w:bCs/>
          <w:sz w:val="24"/>
          <w:szCs w:val="24"/>
        </w:rPr>
        <w:t>aort</w:t>
      </w:r>
      <w:r w:rsidR="006D64E5">
        <w:rPr>
          <w:b/>
          <w:bCs/>
          <w:sz w:val="24"/>
          <w:szCs w:val="24"/>
        </w:rPr>
        <w:t>ic</w:t>
      </w:r>
      <w:r w:rsidR="001B5D16" w:rsidRPr="000B2EEF">
        <w:rPr>
          <w:b/>
          <w:bCs/>
          <w:sz w:val="24"/>
          <w:szCs w:val="24"/>
        </w:rPr>
        <w:t xml:space="preserve"> </w:t>
      </w:r>
      <w:r w:rsidR="002071DD" w:rsidRPr="000B2EEF">
        <w:rPr>
          <w:b/>
          <w:bCs/>
          <w:sz w:val="24"/>
          <w:szCs w:val="24"/>
        </w:rPr>
        <w:t>segmentation</w:t>
      </w:r>
    </w:p>
    <w:p w14:paraId="54FB78AD" w14:textId="3885EF7D" w:rsidR="001B5D80" w:rsidRPr="001B5D80" w:rsidRDefault="007E35A0" w:rsidP="00451A67">
      <w:pPr>
        <w:pStyle w:val="Caption"/>
        <w:jc w:val="both"/>
        <w:rPr>
          <w:i w:val="0"/>
          <w:color w:val="000000"/>
          <w:sz w:val="20"/>
        </w:rPr>
      </w:pPr>
      <w:r w:rsidRPr="000905DE">
        <w:rPr>
          <w:i w:val="0"/>
          <w:iCs w:val="0"/>
          <w:color w:val="auto"/>
          <w:sz w:val="24"/>
          <w:szCs w:val="24"/>
        </w:rPr>
        <w:t xml:space="preserve">The approach to path length calculation is illustrated in </w:t>
      </w:r>
      <w:r w:rsidR="000905DE" w:rsidRPr="000905DE">
        <w:rPr>
          <w:i w:val="0"/>
          <w:iCs w:val="0"/>
          <w:color w:val="auto"/>
          <w:sz w:val="24"/>
          <w:szCs w:val="24"/>
        </w:rPr>
        <w:t>Figure</w:t>
      </w:r>
      <w:r w:rsidR="000905DE">
        <w:t xml:space="preserve"> </w:t>
      </w:r>
      <w:r w:rsidR="000905DE" w:rsidRPr="008C7506">
        <w:rPr>
          <w:iCs w:val="0"/>
          <w:sz w:val="24"/>
        </w:rPr>
        <w:fldChar w:fldCharType="begin"/>
      </w:r>
      <w:r w:rsidR="000905DE" w:rsidRPr="000905DE">
        <w:rPr>
          <w:i w:val="0"/>
          <w:iCs w:val="0"/>
          <w:color w:val="auto"/>
          <w:sz w:val="24"/>
          <w:szCs w:val="24"/>
        </w:rPr>
        <w:instrText xml:space="preserve"> SEQ Figure \* ARABIC </w:instrText>
      </w:r>
      <w:r w:rsidR="000905DE" w:rsidRPr="008C7506">
        <w:rPr>
          <w:iCs w:val="0"/>
          <w:sz w:val="24"/>
        </w:rPr>
        <w:fldChar w:fldCharType="separate"/>
      </w:r>
      <w:r w:rsidR="00EB454A">
        <w:rPr>
          <w:i w:val="0"/>
          <w:iCs w:val="0"/>
          <w:noProof/>
          <w:color w:val="auto"/>
          <w:sz w:val="24"/>
          <w:szCs w:val="24"/>
        </w:rPr>
        <w:t>2</w:t>
      </w:r>
      <w:r w:rsidR="000905DE" w:rsidRPr="008C7506">
        <w:rPr>
          <w:iCs w:val="0"/>
          <w:sz w:val="24"/>
        </w:rPr>
        <w:fldChar w:fldCharType="end"/>
      </w:r>
      <w:r w:rsidRPr="000905DE">
        <w:rPr>
          <w:i w:val="0"/>
          <w:iCs w:val="0"/>
          <w:color w:val="auto"/>
          <w:sz w:val="24"/>
          <w:szCs w:val="24"/>
        </w:rPr>
        <w:t xml:space="preserve">. </w:t>
      </w:r>
      <w:r w:rsidR="001B5D16" w:rsidRPr="000905DE">
        <w:rPr>
          <w:i w:val="0"/>
          <w:iCs w:val="0"/>
          <w:color w:val="auto"/>
          <w:sz w:val="24"/>
          <w:szCs w:val="24"/>
        </w:rPr>
        <w:t xml:space="preserve">The </w:t>
      </w:r>
      <w:r w:rsidR="003B4A99">
        <w:rPr>
          <w:i w:val="0"/>
          <w:iCs w:val="0"/>
          <w:color w:val="auto"/>
          <w:sz w:val="24"/>
          <w:szCs w:val="24"/>
        </w:rPr>
        <w:t xml:space="preserve">DL </w:t>
      </w:r>
      <w:r w:rsidR="001B5D16" w:rsidRPr="000905DE">
        <w:rPr>
          <w:i w:val="0"/>
          <w:iCs w:val="0"/>
          <w:color w:val="auto"/>
          <w:sz w:val="24"/>
          <w:szCs w:val="24"/>
        </w:rPr>
        <w:t xml:space="preserve">segmentations </w:t>
      </w:r>
      <w:r w:rsidR="00C47FDE">
        <w:rPr>
          <w:i w:val="0"/>
          <w:iCs w:val="0"/>
          <w:color w:val="auto"/>
          <w:sz w:val="24"/>
          <w:szCs w:val="24"/>
        </w:rPr>
        <w:t>were</w:t>
      </w:r>
      <w:r w:rsidR="00C47FDE" w:rsidRPr="000905DE">
        <w:rPr>
          <w:i w:val="0"/>
          <w:iCs w:val="0"/>
          <w:color w:val="auto"/>
          <w:sz w:val="24"/>
          <w:szCs w:val="24"/>
        </w:rPr>
        <w:t xml:space="preserve"> </w:t>
      </w:r>
      <w:r w:rsidR="001B5D16" w:rsidRPr="000905DE">
        <w:rPr>
          <w:i w:val="0"/>
          <w:iCs w:val="0"/>
          <w:color w:val="auto"/>
          <w:sz w:val="24"/>
          <w:szCs w:val="24"/>
        </w:rPr>
        <w:t xml:space="preserve">first post-processed to </w:t>
      </w:r>
      <w:r w:rsidR="003C22DB" w:rsidRPr="000905DE">
        <w:rPr>
          <w:i w:val="0"/>
          <w:iCs w:val="0"/>
          <w:color w:val="auto"/>
          <w:sz w:val="24"/>
          <w:szCs w:val="24"/>
        </w:rPr>
        <w:t>remove</w:t>
      </w:r>
      <w:r w:rsidR="002B7EFC">
        <w:rPr>
          <w:i w:val="0"/>
          <w:iCs w:val="0"/>
          <w:color w:val="auto"/>
          <w:sz w:val="24"/>
          <w:szCs w:val="24"/>
        </w:rPr>
        <w:t xml:space="preserve"> </w:t>
      </w:r>
      <w:r w:rsidR="003C22DB" w:rsidRPr="000905DE">
        <w:rPr>
          <w:i w:val="0"/>
          <w:iCs w:val="0"/>
          <w:color w:val="auto"/>
          <w:sz w:val="24"/>
          <w:szCs w:val="24"/>
        </w:rPr>
        <w:t xml:space="preserve">any isolated ‘islands’ </w:t>
      </w:r>
      <w:r w:rsidR="002B7EFC">
        <w:rPr>
          <w:i w:val="0"/>
          <w:iCs w:val="0"/>
          <w:color w:val="auto"/>
          <w:sz w:val="24"/>
          <w:szCs w:val="24"/>
        </w:rPr>
        <w:t>using</w:t>
      </w:r>
      <w:r w:rsidR="002B7EFC" w:rsidRPr="000905DE">
        <w:rPr>
          <w:i w:val="0"/>
          <w:iCs w:val="0"/>
          <w:color w:val="auto"/>
          <w:sz w:val="24"/>
          <w:szCs w:val="24"/>
        </w:rPr>
        <w:t xml:space="preserve"> the largest connected component </w:t>
      </w:r>
      <w:r w:rsidR="002B7EFC">
        <w:rPr>
          <w:i w:val="0"/>
          <w:iCs w:val="0"/>
          <w:color w:val="auto"/>
          <w:sz w:val="24"/>
          <w:szCs w:val="24"/>
        </w:rPr>
        <w:t>extraction</w:t>
      </w:r>
      <w:r w:rsidR="002B7EFC" w:rsidRPr="000905DE">
        <w:rPr>
          <w:i w:val="0"/>
          <w:iCs w:val="0"/>
          <w:color w:val="auto"/>
          <w:sz w:val="24"/>
          <w:szCs w:val="24"/>
        </w:rPr>
        <w:t xml:space="preserve"> algorithm </w:t>
      </w:r>
      <w:r w:rsidR="002B7EFC" w:rsidRPr="008C7506">
        <w:rPr>
          <w:iCs w:val="0"/>
          <w:sz w:val="24"/>
        </w:rPr>
        <w:fldChar w:fldCharType="begin" w:fldLock="1"/>
      </w:r>
      <w:r w:rsidR="00B2088F">
        <w:rPr>
          <w:i w:val="0"/>
          <w:iCs w:val="0"/>
          <w:color w:val="auto"/>
          <w:sz w:val="24"/>
          <w:szCs w:val="24"/>
        </w:rPr>
        <w:instrText>ADDIN CSL_CITATION {"citationItems":[{"id":"ITEM-1","itemData":{"abstract":"Python for scientific computing","author":[{"dropping-particle":"","family":"Oliphant","given":"Travis E","non-dropping-particle":"","parse-names":false,"suffix":""}],"container-title":"Computing in Science &amp; Engineering","id":"ITEM-1","issue":"3","issued":{"date-parts":[["2007"]]},"page":"10-20","title":"Python for Scientific Computing","type":"article-journal","volume":"9"},"uris":["http://www.mendeley.com/documents/?uuid=3e318548-dd27-4296-a0e1-78ba161472dc"]},{"id":"ITEM-2","itemData":{"DOI":"10.1038/s41592-019-0686-2","ISSN":"15487105","PMID":"32015543","abstract":"SciPy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author":[{"dropping-particle":"","family":"Virtanen","given":"Pauli","non-dropping-particle":"","parse-names":false,"suffix":""},{"dropping-particle":"","family":"Gommers","given":"Ralf","non-dropping-particle":"","parse-names":false,"suffix":""},{"dropping-particle":"","family":"Oliphant","given":"Travis E.","non-dropping-particle":"","parse-names":false,"suffix":""},{"dropping-particle":"","family":"Haberland","given":"Matt","non-dropping-particle":"","parse-names":false,"suffix":""},{"dropping-particle":"","family":"Reddy","given":"Tyler","non-dropping-particle":"","parse-names":false,"suffix":""},{"dropping-particle":"","family":"Cournapeau","given":"David","non-dropping-particle":"","parse-names":false,"suffix":""},{"dropping-particle":"","family":"Burovski","given":"Evgeni","non-dropping-particle":"","parse-names":false,"suffix":""},{"dropping-particle":"","family":"Peterson","given":"Pearu","non-dropping-particle":"","parse-names":false,"suffix":""},{"dropping-particle":"","family":"Weckesser","given":"Warren","non-dropping-particle":"","parse-names":false,"suffix":""},{"dropping-particle":"","family":"Bright","given":"Jonathan","non-dropping-particle":"","parse-names":false,"suffix":""},{"dropping-particle":"","family":"Walt","given":"Stéfan J.","non-dropping-particle":"van der","parse-names":false,"suffix":""},{"dropping-particle":"","family":"Brett","given":"Matthew","non-dropping-particle":"","parse-names":false,"suffix":""},{"dropping-particle":"","family":"Wilson","given":"Joshua","non-dropping-particle":"","parse-names":false,"suffix":""},{"dropping-particle":"","family":"Millman","given":"K. Jarrod","non-dropping-particle":"","parse-names":false,"suffix":""},{"dropping-particle":"","family":"Mayorov","given":"Nikolay","non-dropping-particle":"","parse-names":false,"suffix":""},{"dropping-particle":"","family":"Nelson","given":"Andrew R.J.","non-dropping-particle":"","parse-names":false,"suffix":""},{"dropping-particle":"","family":"Jones","given":"Eric","non-dropping-particle":"","parse-names":false,"suffix":""},{"dropping-particle":"","family":"Kern","given":"Robert","non-dropping-particle":"","parse-names":false,"suffix":""},{"dropping-particle":"","family":"Larson","given":"Eric","non-dropping-particle":"","parse-names":false,"suffix":""},{"dropping-particle":"","family":"Carey","given":"C. J.","non-dropping-particle":"","parse-names":false,"suffix":""},{"dropping-particle":"","family":"Polat","given":"İlhan","non-dropping-particle":"","parse-names":false,"suffix":""},{"dropping-particle":"","family":"Feng","given":"Yu","non-dropping-particle":"","parse-names":false,"suffix":""},{"dropping-particle":"","family":"Moore","given":"Eric W.","non-dropping-particle":"","parse-names":false,"suffix":""},{"dropping-particle":"","family":"VanderPlas","given":"Jake","non-dropping-particle":"","parse-names":false,"suffix":""},{"dropping-particle":"","family":"Laxalde","given":"Denis","non-dropping-particle":"","parse-names":false,"suffix":""},{"dropping-particle":"","family":"Perktold","given":"Josef","non-dropping-particle":"","parse-names":false,"suffix":""},{"dropping-particle":"","family":"Cimrman","given":"Robert","non-dropping-particle":"","parse-names":false,"suffix":""},{"dropping-particle":"","family":"Henriksen","given":"Ian","non-dropping-particle":"","parse-names":false,"suffix":""},{"dropping-particle":"","family":"Quintero","given":"E. A.","non-dropping-particle":"","parse-names":false,"suffix":""},{"dropping-particle":"","family":"Harris","given":"Charles R.","non-dropping-particle":"","parse-names":false,"suffix":""},{"dropping-particle":"","family":"Archibald","given":"Anne M.","non-dropping-particle":"","parse-names":false,"suffix":""},{"dropping-particle":"","family":"Ribeiro","given":"Antônio H.","non-dropping-particle":"","parse-names":false,"suffix":""},{"dropping-particle":"","family":"Pedregosa","given":"Fabian","non-dropping-particle":"","parse-names":false,"suffix":""},{"dropping-particle":"","family":"Mulbregt","given":"Paul","non-dropping-particle":"van","parse-names":false,"suffix":""},{"dropping-particle":"","family":"Vijaykumar","given":"Aditya","non-dropping-particle":"","parse-names":false,"suffix":""},{"dropping-particle":"Pietro","family":"Bardelli","given":"Alessandro","non-dropping-particle":"","parse-names":false,"suffix":""},{"dropping-particle":"","family":"Rothberg","given":"Alex","non-dropping-particle":"","parse-names":false,"suffix":""},{"dropping-particle":"","family":"Hilboll","given":"Andreas","non-dropping-particle":"","parse-names":false,"suffix":""},{"dropping-particle":"","family":"Kloeckner","given":"Andreas","non-dropping-particle":"","parse-names":false,"suffix":""},{"dropping-particle":"","family":"Scopatz","given":"Anthony","non-dropping-particle":"","parse-names":false,"suffix":""},{"dropping-particle":"","family":"Lee","given":"Antony","non-dropping-particle":"","parse-names":false,"suffix":""},{"dropping-particle":"","family":"Rokem","given":"Ariel","non-dropping-particle":"","parse-names":false,"suffix":""},{"dropping-particle":"","family":"Woods","given":"C. Nathan","non-dropping-particle":"","parse-names":false,"suffix":""},{"dropping-particle":"","family":"Fulton","given":"Chad","non-dropping-particle":"","parse-names":false,"suffix":""},{"dropping-particle":"","family":"Masson","given":"Charles","non-dropping-particle":"","parse-names":false,"suffix":""},{"dropping-particle":"","family":"Häggström","given":"Christian","non-dropping-particle":"","parse-names":false,"suffix":""},{"dropping-particle":"","family":"Fitzgerald","given":"Clark","non-dropping-particle":"","parse-names":false,"suffix":""},{"dropping-particle":"","family":"Nicholson","given":"David A.","non-dropping-particle":"","parse-names":false,"suffix":""},{"dropping-particle":"","family":"Hagen","given":"David R.","non-dropping-particle":"","parse-names":false,"suffix":""},{"dropping-particle":"V.","family":"Pasechnik","given":"Dmitrii","non-dropping-particle":"","parse-names":false,"suffix":""},{"dropping-particle":"","family":"Olivetti","given":"Emanuele","non-dropping-particle":"","parse-names":false,"suffix":""},{"dropping-particle":"","family":"Martin","given":"Eric","non-dropping-particle":"","parse-names":false,"suffix":""},{"dropping-particle":"","family":"Wieser","given":"Eric","non-dropping-particle":"","parse-names":false,"suffix":""},{"dropping-particle":"","family":"Silva","given":"Fabrice","non-dropping-particle":"","parse-names":false,"suffix":""},{"dropping-particle":"","family":"Lenders","given":"Felix","non-dropping-particle":"","parse-names":false,"suffix":""},{"dropping-particle":"","family":"Wilhelm","given":"Florian","non-dropping-particle":"","parse-names":false,"suffix":""},{"dropping-particle":"","family":"Young","given":"G.","non-dropping-particle":"","parse-names":false,"suffix":""},{"dropping-particle":"","family":"Price","given":"Gavin A.","non-dropping-particle":"","parse-names":false,"suffix":""},{"dropping-particle":"","family":"Ingold","given":"Gert Ludwig","non-dropping-particle":"","parse-names":false,"suffix":""},{"dropping-particle":"","family":"Allen","given":"Gregory E.","non-dropping-particle":"","parse-names":false,"suffix":""},{"dropping-particle":"","family":"Lee","given":"Gregory R.","non-dropping-particle":"","parse-names":false,"suffix":""},{"dropping-particle":"","family":"Audren","given":"Hervé","non-dropping-particle":"","parse-names":false,"suffix":""},{"dropping-particle":"","family":"Probst","given":"Irvin","non-dropping-particle":"","parse-names":false,"suffix":""},{"dropping-particle":"","family":"Dietrich","given":"Jörg P.","non-dropping-particle":"","parse-names":false,"suffix":""},{"dropping-particle":"","family":"Silterra","given":"Jacob","non-dropping-particle":"","parse-names":false,"suffix":""},{"dropping-particle":"","family":"Webber","given":"James T.","non-dropping-particle":"","parse-names":false,"suffix":""},{"dropping-particle":"","family":"Slavič","given":"Janko","non-dropping-particle":"","parse-names":false,"suffix":""},{"dropping-particle":"","family":"Nothman","given":"Joel","non-dropping-particle":"","parse-names":false,"suffix":""},{"dropping-particle":"","family":"Buchner","given":"Johannes","non-dropping-particle":"","parse-names":false,"suffix":""},{"dropping-particle":"","family":"Kulick","given":"Johannes","non-dropping-particle":"","parse-names":false,"suffix":""},{"dropping-particle":"","family":"Schönberger","given":"Johannes L.","non-dropping-particle":"","parse-names":false,"suffix":""},{"dropping-particle":"","family":"Miranda Cardoso","given":"José Vinícius","non-dropping-particle":"de","parse-names":false,"suffix":""},{"dropping-particle":"","family":"Reimer","given":"Joscha","non-dropping-particle":"","parse-names":false,"suffix":""},{"dropping-particle":"","family":"Harrington","given":"Joseph","non-dropping-particle":"","parse-names":false,"suffix":""},{"dropping-particle":"","family":"Rodríguez","given":"Juan Luis Cano","non-dropping-particle":"","parse-names":false,"suffix":""},{"dropping-particle":"","family":"Nunez-Iglesias","given":"Juan","non-dropping-particle":"","parse-names":false,"suffix":""},{"dropping-particle":"","family":"Kuczynski","given":"Justin","non-dropping-particle":"","parse-names":false,"suffix":""},{"dropping-particle":"","family":"Tritz","given":"Kevin","non-dropping-particle":"","parse-names":false,"suffix":""},{"dropping-particle":"","family":"Thoma","given":"Martin","non-dropping-particle":"","parse-names":false,"suffix":""},{"dropping-particle":"","family":"Newville","given":"Matthew","non-dropping-particle":"","parse-names":false,"suffix":""},{"dropping-particle":"","family":"Kümmerer","given":"Matthias","non-dropping-particle":"","parse-names":false,"suffix":""},{"dropping-particle":"","family":"Bolingbroke","given":"Maximilian","non-dropping-particle":"","parse-names":false,"suffix":""},{"dropping-particle":"","family":"Tartre","given":"Michael","non-dropping-particle":"","parse-names":false,"suffix":""},{"dropping-particle":"","family":"Pak","given":"Mikhail","non-dropping-particle":"","parse-names":false,"suffix":""},{"dropping-particle":"","family":"Smith","given":"Nathaniel J.","non-dropping-particle":"","parse-names":false,"suffix":""},{"dropping-particle":"","family":"Nowaczyk","given":"Nikolai","non-dropping-particle":"","parse-names":false,"suffix":""},{"dropping-particle":"","family":"Shebanov","given":"Nikolay","non-dropping-particle":"","parse-names":false,"suffix":""},{"dropping-particle":"","family":"Pavlyk","given":"Oleksandr","non-dropping-particle":"","parse-names":false,"suffix":""},{"dropping-particle":"","family":"Brodtkorb","given":"Per A.","non-dropping-particle":"","parse-names":false,"suffix":""},{"dropping-particle":"","family":"Lee","given":"Perry","non-dropping-particle":"","parse-names":false,"suffix":""},{"dropping-particle":"","family":"McGibbon","given":"Robert T.","non-dropping-particle":"","parse-names":false,"suffix":""},{"dropping-particle":"","family":"Feldbauer","given":"Roman","non-dropping-particle":"","parse-names":false,"suffix":""},{"dropping-particle":"","family":"Lewis","given":"Sam","non-dropping-particle":"","parse-names":false,"suffix":""},{"dropping-particle":"","family":"Tygier","given":"Sam","non-dropping-particle":"","parse-names":false,"suffix":""},{"dropping-particle":"","family":"Sievert","given":"Scott","non-dropping-particle":"","parse-names":false,"suffix":""},{"dropping-particle":"","family":"Vigna","given":"Sebastiano","non-dropping-particle":"","parse-names":false,"suffix":""},{"dropping-particle":"","family":"Peterson","given":"Stefan","non-dropping-particle":"","parse-names":false,"suffix":""},{"dropping-particle":"","family":"More","given":"Surhud","non-dropping-particle":"","parse-names":false,"suffix":""},{"dropping-particle":"","family":"Pudlik","given":"Tadeusz","non-dropping-particle":"","parse-names":false,"suffix":""},{"dropping-particle":"","family":"Oshima","given":"Takuya","non-dropping-particle":"","parse-names":false,"suffix":""},{"dropping-particle":"","family":"Pingel","given":"Thomas J.","non-dropping-particle":"","parse-names":false,"suffix":""},{"dropping-particle":"","family":"Robitaille","given":"Thomas P.","non-dropping-particle":"","parse-names":false,"suffix":""},{"dropping-particle":"","family":"Spura","given":"Thomas","non-dropping-particle":"","parse-names":false,"suffix":""},{"dropping-particle":"","family":"Jones","given":"Thouis R.","non-dropping-particle":"","parse-names":false,"suffix":""},{"dropping-particle":"","family":"Cera","given":"Tim","non-dropping-particle":"","parse-names":false,"suffix":""},{"dropping-particle":"","family":"Leslie","given":"Tim","non-dropping-particle":"","parse-names":false,"suffix":""},{"dropping-particle":"","family":"Zito","given":"Tiziano","non-dropping-particle":"","parse-names":false,"suffix":""},{"dropping-particle":"","family":"Krauss","given":"Tom","non-dropping-particle":"","parse-names":false,"suffix":""},{"dropping-particle":"","family":"Upadhyay","given":"Utkarsh","non-dropping-particle":"","parse-names":false,"suffix":""},{"dropping-particle":"","family":"Halchenko","given":"Yaroslav O.","non-dropping-particle":"","parse-names":false,"suffix":""},{"dropping-particle":"","family":"Vázquez-Baeza","given":"Yoshiki","non-dropping-particle":"","parse-names":false,"suffix":""}],"container-title":"Nature Methods","id":"ITEM-2","issue":"3","issued":{"date-parts":[["2020"]]},"page":"261-272","title":"SciPy 1.0: fundamental algorithms for scientific computing in Python","type":"article-journal","volume":"17"},"uris":["http://www.mendeley.com/documents/?uuid=2c8f39d1-c72b-46cb-a830-95886ba784aa"]}],"mendeley":{"formattedCitation":"[18,19]","plainTextFormattedCitation":"[18,19]","previouslyFormattedCitation":"[18,19]"},"properties":{"noteIndex":0},"schema":"https://github.com/citation-style-language/schema/raw/master/csl-citation.json"}</w:instrText>
      </w:r>
      <w:r w:rsidR="002B7EFC" w:rsidRPr="008C7506">
        <w:rPr>
          <w:iCs w:val="0"/>
          <w:sz w:val="24"/>
        </w:rPr>
        <w:fldChar w:fldCharType="separate"/>
      </w:r>
      <w:r w:rsidR="00380B8C" w:rsidRPr="00380B8C">
        <w:rPr>
          <w:i w:val="0"/>
          <w:iCs w:val="0"/>
          <w:noProof/>
          <w:color w:val="auto"/>
          <w:sz w:val="24"/>
          <w:szCs w:val="24"/>
        </w:rPr>
        <w:t>[18,19]</w:t>
      </w:r>
      <w:r w:rsidR="002B7EFC" w:rsidRPr="008C7506">
        <w:rPr>
          <w:iCs w:val="0"/>
          <w:sz w:val="24"/>
        </w:rPr>
        <w:fldChar w:fldCharType="end"/>
      </w:r>
      <w:r w:rsidR="003C22DB" w:rsidRPr="000905DE">
        <w:rPr>
          <w:i w:val="0"/>
          <w:iCs w:val="0"/>
          <w:color w:val="auto"/>
          <w:sz w:val="24"/>
          <w:szCs w:val="24"/>
        </w:rPr>
        <w:t xml:space="preserve">. </w:t>
      </w:r>
      <w:r w:rsidR="00DB1A6E" w:rsidRPr="000905DE">
        <w:rPr>
          <w:i w:val="0"/>
          <w:iCs w:val="0"/>
          <w:color w:val="auto"/>
          <w:sz w:val="24"/>
          <w:szCs w:val="24"/>
        </w:rPr>
        <w:t xml:space="preserve">The </w:t>
      </w:r>
      <w:r w:rsidR="003424F7" w:rsidRPr="000905DE">
        <w:rPr>
          <w:i w:val="0"/>
          <w:iCs w:val="0"/>
          <w:color w:val="auto"/>
          <w:sz w:val="24"/>
          <w:szCs w:val="24"/>
        </w:rPr>
        <w:t xml:space="preserve">processed </w:t>
      </w:r>
      <w:r w:rsidR="00451A67">
        <w:rPr>
          <w:i w:val="0"/>
          <w:iCs w:val="0"/>
          <w:color w:val="auto"/>
          <w:sz w:val="24"/>
          <w:szCs w:val="24"/>
        </w:rPr>
        <w:t xml:space="preserve">3D </w:t>
      </w:r>
      <w:r w:rsidR="00DB1A6E" w:rsidRPr="000905DE">
        <w:rPr>
          <w:i w:val="0"/>
          <w:iCs w:val="0"/>
          <w:color w:val="auto"/>
          <w:sz w:val="24"/>
          <w:szCs w:val="24"/>
        </w:rPr>
        <w:t>mask</w:t>
      </w:r>
      <w:r w:rsidR="003424F7" w:rsidRPr="000905DE">
        <w:rPr>
          <w:i w:val="0"/>
          <w:iCs w:val="0"/>
          <w:color w:val="auto"/>
          <w:sz w:val="24"/>
          <w:szCs w:val="24"/>
        </w:rPr>
        <w:t>s</w:t>
      </w:r>
      <w:r w:rsidR="00DB1A6E" w:rsidRPr="000905DE">
        <w:rPr>
          <w:i w:val="0"/>
          <w:iCs w:val="0"/>
          <w:color w:val="auto"/>
          <w:sz w:val="24"/>
          <w:szCs w:val="24"/>
        </w:rPr>
        <w:t xml:space="preserve"> </w:t>
      </w:r>
      <w:r w:rsidR="00C47FDE">
        <w:rPr>
          <w:i w:val="0"/>
          <w:iCs w:val="0"/>
          <w:color w:val="auto"/>
          <w:sz w:val="24"/>
          <w:szCs w:val="24"/>
        </w:rPr>
        <w:t>were</w:t>
      </w:r>
      <w:r w:rsidR="00C47FDE" w:rsidRPr="000905DE">
        <w:rPr>
          <w:i w:val="0"/>
          <w:iCs w:val="0"/>
          <w:color w:val="auto"/>
          <w:sz w:val="24"/>
          <w:szCs w:val="24"/>
        </w:rPr>
        <w:t xml:space="preserve"> </w:t>
      </w:r>
      <w:r w:rsidR="003424F7" w:rsidRPr="000905DE">
        <w:rPr>
          <w:i w:val="0"/>
          <w:iCs w:val="0"/>
          <w:color w:val="auto"/>
          <w:sz w:val="24"/>
          <w:szCs w:val="24"/>
        </w:rPr>
        <w:t xml:space="preserve">then </w:t>
      </w:r>
      <w:r w:rsidR="00DB1A6E" w:rsidRPr="000905DE">
        <w:rPr>
          <w:i w:val="0"/>
          <w:iCs w:val="0"/>
          <w:color w:val="auto"/>
          <w:sz w:val="24"/>
          <w:szCs w:val="24"/>
        </w:rPr>
        <w:t>converted to polygonal mesh</w:t>
      </w:r>
      <w:r w:rsidR="00451A67">
        <w:rPr>
          <w:i w:val="0"/>
          <w:iCs w:val="0"/>
          <w:color w:val="auto"/>
          <w:sz w:val="24"/>
          <w:szCs w:val="24"/>
        </w:rPr>
        <w:t>es</w:t>
      </w:r>
      <w:r w:rsidR="00DB1A6E" w:rsidRPr="000905DE">
        <w:rPr>
          <w:i w:val="0"/>
          <w:iCs w:val="0"/>
          <w:color w:val="auto"/>
          <w:sz w:val="24"/>
          <w:szCs w:val="24"/>
        </w:rPr>
        <w:t xml:space="preserve"> </w:t>
      </w:r>
      <w:r w:rsidR="00451A67">
        <w:rPr>
          <w:i w:val="0"/>
          <w:iCs w:val="0"/>
          <w:color w:val="auto"/>
          <w:sz w:val="24"/>
          <w:szCs w:val="24"/>
        </w:rPr>
        <w:t xml:space="preserve">(needed for </w:t>
      </w:r>
      <w:r w:rsidR="00152172">
        <w:rPr>
          <w:i w:val="0"/>
          <w:iCs w:val="0"/>
          <w:color w:val="auto"/>
          <w:sz w:val="24"/>
          <w:szCs w:val="24"/>
        </w:rPr>
        <w:t xml:space="preserve">centerline </w:t>
      </w:r>
      <w:r w:rsidR="00451A67">
        <w:rPr>
          <w:i w:val="0"/>
          <w:iCs w:val="0"/>
          <w:color w:val="auto"/>
          <w:sz w:val="24"/>
          <w:szCs w:val="24"/>
        </w:rPr>
        <w:t>extraction)</w:t>
      </w:r>
      <w:r w:rsidR="00152172">
        <w:rPr>
          <w:i w:val="0"/>
          <w:iCs w:val="0"/>
          <w:color w:val="auto"/>
          <w:sz w:val="24"/>
          <w:szCs w:val="24"/>
        </w:rPr>
        <w:t xml:space="preserve"> </w:t>
      </w:r>
      <w:r w:rsidR="00DB1A6E" w:rsidRPr="000905DE">
        <w:rPr>
          <w:i w:val="0"/>
          <w:iCs w:val="0"/>
          <w:color w:val="auto"/>
          <w:sz w:val="24"/>
          <w:szCs w:val="24"/>
        </w:rPr>
        <w:t xml:space="preserve">using the marching cubes algorithm </w:t>
      </w:r>
      <w:r w:rsidR="00A32F9D" w:rsidRPr="008C7506">
        <w:rPr>
          <w:iCs w:val="0"/>
          <w:sz w:val="24"/>
        </w:rPr>
        <w:fldChar w:fldCharType="begin" w:fldLock="1"/>
      </w:r>
      <w:r w:rsidR="00B2088F">
        <w:rPr>
          <w:i w:val="0"/>
          <w:iCs w:val="0"/>
          <w:color w:val="auto"/>
          <w:sz w:val="24"/>
          <w:szCs w:val="24"/>
        </w:rPr>
        <w:instrText>ADDIN CSL_CITATION {"citationItems":[{"id":"ITEM-1","itemData":{"ISBN":"0897912276","author":[{"dropping-particle":"","family":"Lorensen","given":"William E","non-dropping-particle":"","parse-names":false,"suffix":""},{"dropping-particle":"","family":"Cline","given":"Harvey E","non-dropping-particle":"","parse-names":false,"suffix":""}],"id":"ITEM-1","issue":"4","issued":{"date-parts":[["1987"]]},"page":"163-169","title":"MARCHING CUBES : A HIGH RESOLUTION 3D SURFACE CONSTRUCTION ALGORITHM General Electric Company Corporate Research and Development Schenectady , New York 12301 creates triangle models of constant density surfaces from 3D medical data . Using a divide-and-co","type":"article-journal","volume":"21"},"uris":["http://www.mendeley.com/documents/?uuid=ffaaa366-4c6c-47de-b341-798186b02284"]}],"mendeley":{"formattedCitation":"[20]","plainTextFormattedCitation":"[20]","previouslyFormattedCitation":"[20]"},"properties":{"noteIndex":0},"schema":"https://github.com/citation-style-language/schema/raw/master/csl-citation.json"}</w:instrText>
      </w:r>
      <w:r w:rsidR="00A32F9D" w:rsidRPr="008C7506">
        <w:rPr>
          <w:iCs w:val="0"/>
          <w:sz w:val="24"/>
        </w:rPr>
        <w:fldChar w:fldCharType="separate"/>
      </w:r>
      <w:r w:rsidR="00380B8C" w:rsidRPr="00380B8C">
        <w:rPr>
          <w:i w:val="0"/>
          <w:iCs w:val="0"/>
          <w:noProof/>
          <w:color w:val="auto"/>
          <w:sz w:val="24"/>
          <w:szCs w:val="24"/>
        </w:rPr>
        <w:t>[20]</w:t>
      </w:r>
      <w:r w:rsidR="00A32F9D" w:rsidRPr="008C7506">
        <w:rPr>
          <w:iCs w:val="0"/>
          <w:sz w:val="24"/>
        </w:rPr>
        <w:fldChar w:fldCharType="end"/>
      </w:r>
      <w:r w:rsidR="0014342F">
        <w:rPr>
          <w:color w:val="000000"/>
          <w:sz w:val="20"/>
          <w:szCs w:val="20"/>
        </w:rPr>
        <w:t>.</w:t>
      </w:r>
      <w:r w:rsidR="0014342F" w:rsidRPr="001B5D80">
        <w:rPr>
          <w:iCs w:val="0"/>
          <w:color w:val="000000"/>
          <w:sz w:val="20"/>
        </w:rPr>
        <w:t xml:space="preserve"> </w:t>
      </w:r>
    </w:p>
    <w:p w14:paraId="1C61FBE6" w14:textId="60793146" w:rsidR="000B2EEF" w:rsidRPr="005C2910" w:rsidRDefault="007E35A0" w:rsidP="00451A67">
      <w:pPr>
        <w:pStyle w:val="Caption"/>
        <w:jc w:val="both"/>
        <w:rPr>
          <w:i w:val="0"/>
          <w:iCs w:val="0"/>
          <w:color w:val="auto"/>
          <w:sz w:val="24"/>
          <w:szCs w:val="24"/>
        </w:rPr>
      </w:pPr>
      <w:r w:rsidRPr="005C2910">
        <w:rPr>
          <w:i w:val="0"/>
          <w:iCs w:val="0"/>
          <w:color w:val="auto"/>
          <w:sz w:val="24"/>
          <w:szCs w:val="24"/>
        </w:rPr>
        <w:t>The aort</w:t>
      </w:r>
      <w:r w:rsidR="003B4A99">
        <w:rPr>
          <w:i w:val="0"/>
          <w:iCs w:val="0"/>
          <w:color w:val="auto"/>
          <w:sz w:val="24"/>
          <w:szCs w:val="24"/>
        </w:rPr>
        <w:t>ic</w:t>
      </w:r>
      <w:r w:rsidR="00DF2337" w:rsidRPr="005C2910">
        <w:rPr>
          <w:i w:val="0"/>
          <w:iCs w:val="0"/>
          <w:color w:val="auto"/>
          <w:sz w:val="24"/>
          <w:szCs w:val="24"/>
        </w:rPr>
        <w:t xml:space="preserve"> meshes</w:t>
      </w:r>
      <w:r w:rsidRPr="005C2910">
        <w:rPr>
          <w:i w:val="0"/>
          <w:iCs w:val="0"/>
          <w:color w:val="auto"/>
          <w:sz w:val="24"/>
          <w:szCs w:val="24"/>
        </w:rPr>
        <w:t xml:space="preserve"> </w:t>
      </w:r>
      <w:r w:rsidR="00C47FDE">
        <w:rPr>
          <w:i w:val="0"/>
          <w:iCs w:val="0"/>
          <w:color w:val="auto"/>
          <w:sz w:val="24"/>
          <w:szCs w:val="24"/>
        </w:rPr>
        <w:t>were</w:t>
      </w:r>
      <w:r w:rsidR="00C47FDE" w:rsidRPr="005C2910">
        <w:rPr>
          <w:i w:val="0"/>
          <w:iCs w:val="0"/>
          <w:color w:val="auto"/>
          <w:sz w:val="24"/>
          <w:szCs w:val="24"/>
        </w:rPr>
        <w:t xml:space="preserve"> </w:t>
      </w:r>
      <w:r w:rsidR="00813212">
        <w:rPr>
          <w:i w:val="0"/>
          <w:iCs w:val="0"/>
          <w:color w:val="auto"/>
          <w:sz w:val="24"/>
          <w:szCs w:val="24"/>
        </w:rPr>
        <w:t xml:space="preserve">then </w:t>
      </w:r>
      <w:r w:rsidR="00D26B50" w:rsidRPr="005C2910">
        <w:rPr>
          <w:i w:val="0"/>
          <w:iCs w:val="0"/>
          <w:color w:val="auto"/>
          <w:sz w:val="24"/>
          <w:szCs w:val="24"/>
        </w:rPr>
        <w:t xml:space="preserve">truncated at the intersection with the </w:t>
      </w:r>
      <w:r w:rsidR="009A1BF0">
        <w:rPr>
          <w:i w:val="0"/>
          <w:iCs w:val="0"/>
          <w:color w:val="auto"/>
          <w:sz w:val="24"/>
          <w:szCs w:val="24"/>
        </w:rPr>
        <w:t>phase contrast</w:t>
      </w:r>
      <w:r w:rsidR="000B2EEF" w:rsidRPr="005C2910">
        <w:rPr>
          <w:i w:val="0"/>
          <w:iCs w:val="0"/>
          <w:color w:val="auto"/>
          <w:sz w:val="24"/>
          <w:szCs w:val="24"/>
        </w:rPr>
        <w:t xml:space="preserve"> imaging </w:t>
      </w:r>
      <w:r w:rsidR="00D26B50" w:rsidRPr="005C2910">
        <w:rPr>
          <w:i w:val="0"/>
          <w:iCs w:val="0"/>
          <w:color w:val="auto"/>
          <w:sz w:val="24"/>
          <w:szCs w:val="24"/>
        </w:rPr>
        <w:t>plane</w:t>
      </w:r>
      <w:r w:rsidR="00451A67">
        <w:rPr>
          <w:i w:val="0"/>
          <w:iCs w:val="0"/>
          <w:color w:val="auto"/>
          <w:sz w:val="24"/>
          <w:szCs w:val="24"/>
        </w:rPr>
        <w:t xml:space="preserve"> and s</w:t>
      </w:r>
      <w:r w:rsidR="00D26B50" w:rsidRPr="005C2910">
        <w:rPr>
          <w:i w:val="0"/>
          <w:iCs w:val="0"/>
          <w:color w:val="auto"/>
          <w:sz w:val="24"/>
          <w:szCs w:val="24"/>
        </w:rPr>
        <w:t xml:space="preserve">mall holes and self-intersections </w:t>
      </w:r>
      <w:r w:rsidR="00451A67">
        <w:rPr>
          <w:i w:val="0"/>
          <w:iCs w:val="0"/>
          <w:color w:val="auto"/>
          <w:sz w:val="24"/>
          <w:szCs w:val="24"/>
        </w:rPr>
        <w:t>in the mesh were</w:t>
      </w:r>
      <w:r w:rsidR="009C6EE9">
        <w:rPr>
          <w:i w:val="0"/>
          <w:iCs w:val="0"/>
          <w:color w:val="auto"/>
          <w:sz w:val="24"/>
          <w:szCs w:val="24"/>
        </w:rPr>
        <w:t xml:space="preserve"> </w:t>
      </w:r>
      <w:r w:rsidR="00D26B50" w:rsidRPr="005C2910">
        <w:rPr>
          <w:i w:val="0"/>
          <w:iCs w:val="0"/>
          <w:color w:val="auto"/>
          <w:sz w:val="24"/>
          <w:szCs w:val="24"/>
        </w:rPr>
        <w:t xml:space="preserve">removed using </w:t>
      </w:r>
      <w:r w:rsidR="00451A67">
        <w:rPr>
          <w:i w:val="0"/>
          <w:iCs w:val="0"/>
          <w:color w:val="auto"/>
          <w:sz w:val="24"/>
          <w:szCs w:val="24"/>
        </w:rPr>
        <w:t xml:space="preserve">the </w:t>
      </w:r>
      <w:proofErr w:type="spellStart"/>
      <w:r w:rsidR="00562EDE">
        <w:rPr>
          <w:i w:val="0"/>
          <w:iCs w:val="0"/>
          <w:color w:val="auto"/>
          <w:sz w:val="24"/>
          <w:szCs w:val="24"/>
        </w:rPr>
        <w:t>meshfix</w:t>
      </w:r>
      <w:proofErr w:type="spellEnd"/>
      <w:r w:rsidR="00562EDE">
        <w:rPr>
          <w:i w:val="0"/>
          <w:iCs w:val="0"/>
          <w:color w:val="auto"/>
          <w:sz w:val="24"/>
          <w:szCs w:val="24"/>
        </w:rPr>
        <w:t xml:space="preserve"> </w:t>
      </w:r>
      <w:r w:rsidR="004D0CBB">
        <w:rPr>
          <w:i w:val="0"/>
          <w:iCs w:val="0"/>
          <w:color w:val="auto"/>
          <w:sz w:val="24"/>
          <w:szCs w:val="24"/>
        </w:rPr>
        <w:t>algorithm</w:t>
      </w:r>
      <w:r w:rsidR="00E904A2">
        <w:rPr>
          <w:i w:val="0"/>
          <w:iCs w:val="0"/>
          <w:color w:val="auto"/>
          <w:sz w:val="24"/>
          <w:szCs w:val="24"/>
        </w:rPr>
        <w:t xml:space="preserve"> </w:t>
      </w:r>
      <w:r w:rsidR="00E904A2">
        <w:rPr>
          <w:i w:val="0"/>
          <w:iCs w:val="0"/>
          <w:color w:val="auto"/>
          <w:sz w:val="24"/>
          <w:szCs w:val="24"/>
        </w:rPr>
        <w:fldChar w:fldCharType="begin" w:fldLock="1"/>
      </w:r>
      <w:r w:rsidR="00B2088F">
        <w:rPr>
          <w:i w:val="0"/>
          <w:iCs w:val="0"/>
          <w:color w:val="auto"/>
          <w:sz w:val="24"/>
          <w:szCs w:val="24"/>
        </w:rPr>
        <w:instrText>ADDIN CSL_CITATION {"citationItems":[{"id":"ITEM-1","itemData":{"DOI":"10.1007/s00371-010-0416-3","ISBN":"0037101004163","ISSN":"01782789","abstract":"When designing novel algorithms for geometric processing and analysis, researchers often assume that the input conforms to several requirements. On the other hand, polygon meshes obtained from acquisition of real-world objects typically exhibit several defects, and thus are not appropriate for a widespread exploitation. In this paper, an algorithm is presented that strives to convert a low-quality digitized polygon mesh to a single manifold and watertight triangle mesh without degenerate or intersecting elements. Differently from most existing approaches that globally resample the model to produce a fixed version, the algorithm presented here attempts to modify the input mesh only locally within the neighborhood of undesired configurations. After having converted the input to a single combinatorial manifold, the algorithm proceeds iteratively by removing growing neighborhoods of undesired elements and by patching the resulting surface gaps until all the \"defects\" are removed. Though this heuristic approach is not guaranteed to converge, it was tested on more than 400 low-quality models and always succeeded. Furthermore, with respect to similar existing algorithms, it proved to be computationally efficient and produced more accurate results while using fewer triangles. © Springer-Verlag 2010.","author":[{"dropping-particle":"","family":"Attene","given":"Marco","non-dropping-particle":"","parse-names":false,"suffix":""}],"container-title":"Visual Computer","id":"ITEM-1","issue":"11","issued":{"date-parts":[["2010"]]},"page":"1393-1406","title":"A lightweight approach to repairing digitized polygon meshes","type":"article-journal","volume":"26"},"uris":["http://www.mendeley.com/documents/?uuid=3781cacf-92e2-4c80-8197-5d87287be824"]}],"mendeley":{"formattedCitation":"[21]","plainTextFormattedCitation":"[21]","previouslyFormattedCitation":"[21]"},"properties":{"noteIndex":0},"schema":"https://github.com/citation-style-language/schema/raw/master/csl-citation.json"}</w:instrText>
      </w:r>
      <w:r w:rsidR="00E904A2">
        <w:rPr>
          <w:i w:val="0"/>
          <w:iCs w:val="0"/>
          <w:color w:val="auto"/>
          <w:sz w:val="24"/>
          <w:szCs w:val="24"/>
        </w:rPr>
        <w:fldChar w:fldCharType="separate"/>
      </w:r>
      <w:r w:rsidR="00380B8C" w:rsidRPr="00380B8C">
        <w:rPr>
          <w:i w:val="0"/>
          <w:iCs w:val="0"/>
          <w:noProof/>
          <w:color w:val="auto"/>
          <w:sz w:val="24"/>
          <w:szCs w:val="24"/>
        </w:rPr>
        <w:t>[21]</w:t>
      </w:r>
      <w:r w:rsidR="00E904A2">
        <w:rPr>
          <w:i w:val="0"/>
          <w:iCs w:val="0"/>
          <w:color w:val="auto"/>
          <w:sz w:val="24"/>
          <w:szCs w:val="24"/>
        </w:rPr>
        <w:fldChar w:fldCharType="end"/>
      </w:r>
      <w:r w:rsidR="004D0CBB">
        <w:rPr>
          <w:i w:val="0"/>
          <w:iCs w:val="0"/>
          <w:color w:val="auto"/>
          <w:sz w:val="24"/>
          <w:szCs w:val="24"/>
        </w:rPr>
        <w:t xml:space="preserve"> </w:t>
      </w:r>
      <w:r w:rsidR="00D26B50" w:rsidRPr="005C2910">
        <w:rPr>
          <w:i w:val="0"/>
          <w:iCs w:val="0"/>
          <w:color w:val="auto"/>
          <w:sz w:val="24"/>
          <w:szCs w:val="24"/>
        </w:rPr>
        <w:t xml:space="preserve">implemented in </w:t>
      </w:r>
      <w:proofErr w:type="spellStart"/>
      <w:r w:rsidR="00562EDE">
        <w:rPr>
          <w:i w:val="0"/>
          <w:iCs w:val="0"/>
          <w:color w:val="auto"/>
          <w:sz w:val="24"/>
          <w:szCs w:val="24"/>
        </w:rPr>
        <w:t>PyVista</w:t>
      </w:r>
      <w:proofErr w:type="spellEnd"/>
      <w:r w:rsidR="00562EDE">
        <w:rPr>
          <w:i w:val="0"/>
          <w:iCs w:val="0"/>
          <w:color w:val="auto"/>
          <w:sz w:val="24"/>
          <w:szCs w:val="24"/>
        </w:rPr>
        <w:t xml:space="preserve"> </w:t>
      </w:r>
      <w:r w:rsidR="00562EDE">
        <w:rPr>
          <w:i w:val="0"/>
          <w:iCs w:val="0"/>
          <w:color w:val="auto"/>
          <w:sz w:val="24"/>
          <w:szCs w:val="24"/>
        </w:rPr>
        <w:fldChar w:fldCharType="begin" w:fldLock="1"/>
      </w:r>
      <w:r w:rsidR="00B2088F">
        <w:rPr>
          <w:i w:val="0"/>
          <w:iCs w:val="0"/>
          <w:color w:val="auto"/>
          <w:sz w:val="24"/>
          <w:szCs w:val="24"/>
        </w:rPr>
        <w:instrText>ADDIN CSL_CITATION {"citationItems":[{"id":"ITEM-1","itemData":{"DOI":"10.21105/joss.01450","abstract":"Sullivan et al., (2019). PyVista: 3D plotting and mesh analysis through a streamlined interface for the Visualization Toolkit (VTK). Journal of Open Source Software, 4(37), 1450, https://doi.org/10.21105/joss.01450","author":[{"dropping-particle":"","family":"Sullivan","given":"C.","non-dropping-particle":"","parse-names":false,"suffix":""},{"dropping-particle":"","family":"Kaszynski","given":"Alexander","non-dropping-particle":"","parse-names":false,"suffix":""}],"container-title":"Journal of Open Source Software","id":"ITEM-1","issue":"37","issued":{"date-parts":[["2019"]]},"page":"1450","title":"PyVista: 3D plotting and mesh analysis through a streamlined interface for the Visualization Toolkit (VTK)","type":"article-journal","volume":"4"},"uris":["http://www.mendeley.com/documents/?uuid=f6277ca3-50b0-445e-b606-b8d73d2f749d"]}],"mendeley":{"formattedCitation":"[22]","plainTextFormattedCitation":"[22]","previouslyFormattedCitation":"[22]"},"properties":{"noteIndex":0},"schema":"https://github.com/citation-style-language/schema/raw/master/csl-citation.json"}</w:instrText>
      </w:r>
      <w:r w:rsidR="00562EDE">
        <w:rPr>
          <w:i w:val="0"/>
          <w:iCs w:val="0"/>
          <w:color w:val="auto"/>
          <w:sz w:val="24"/>
          <w:szCs w:val="24"/>
        </w:rPr>
        <w:fldChar w:fldCharType="separate"/>
      </w:r>
      <w:r w:rsidR="00380B8C" w:rsidRPr="00380B8C">
        <w:rPr>
          <w:i w:val="0"/>
          <w:iCs w:val="0"/>
          <w:noProof/>
          <w:color w:val="auto"/>
          <w:sz w:val="24"/>
          <w:szCs w:val="24"/>
        </w:rPr>
        <w:t>[22]</w:t>
      </w:r>
      <w:r w:rsidR="00562EDE">
        <w:rPr>
          <w:i w:val="0"/>
          <w:iCs w:val="0"/>
          <w:color w:val="auto"/>
          <w:sz w:val="24"/>
          <w:szCs w:val="24"/>
        </w:rPr>
        <w:fldChar w:fldCharType="end"/>
      </w:r>
      <w:r w:rsidR="00842147" w:rsidRPr="005C2910">
        <w:rPr>
          <w:i w:val="0"/>
          <w:iCs w:val="0"/>
          <w:color w:val="auto"/>
          <w:sz w:val="24"/>
          <w:szCs w:val="24"/>
        </w:rPr>
        <w:t xml:space="preserve">. </w:t>
      </w:r>
      <w:r w:rsidR="00451A67">
        <w:rPr>
          <w:i w:val="0"/>
          <w:iCs w:val="0"/>
          <w:color w:val="auto"/>
          <w:sz w:val="24"/>
          <w:szCs w:val="24"/>
        </w:rPr>
        <w:t xml:space="preserve">The </w:t>
      </w:r>
      <w:r w:rsidR="001B5D80">
        <w:rPr>
          <w:i w:val="0"/>
          <w:iCs w:val="0"/>
          <w:color w:val="auto"/>
          <w:sz w:val="24"/>
          <w:szCs w:val="24"/>
        </w:rPr>
        <w:t xml:space="preserve">3D </w:t>
      </w:r>
      <w:r w:rsidR="00451A67">
        <w:rPr>
          <w:i w:val="0"/>
          <w:iCs w:val="0"/>
          <w:color w:val="auto"/>
          <w:sz w:val="24"/>
          <w:szCs w:val="24"/>
        </w:rPr>
        <w:t xml:space="preserve">centerline of this section of the aorta </w:t>
      </w:r>
      <w:r w:rsidR="00451A67" w:rsidRPr="005C2910">
        <w:rPr>
          <w:i w:val="0"/>
          <w:iCs w:val="0"/>
          <w:color w:val="auto"/>
          <w:sz w:val="24"/>
          <w:szCs w:val="24"/>
        </w:rPr>
        <w:t xml:space="preserve">was calculated using the </w:t>
      </w:r>
      <w:r w:rsidR="00451A67">
        <w:rPr>
          <w:i w:val="0"/>
          <w:iCs w:val="0"/>
          <w:color w:val="auto"/>
          <w:sz w:val="24"/>
          <w:szCs w:val="24"/>
        </w:rPr>
        <w:t xml:space="preserve">centerline extraction </w:t>
      </w:r>
      <w:r w:rsidR="00451A67" w:rsidRPr="005C2910">
        <w:rPr>
          <w:i w:val="0"/>
          <w:iCs w:val="0"/>
          <w:color w:val="auto"/>
          <w:sz w:val="24"/>
          <w:szCs w:val="24"/>
        </w:rPr>
        <w:t xml:space="preserve">algorithm </w:t>
      </w:r>
      <w:r w:rsidR="007343C5">
        <w:rPr>
          <w:i w:val="0"/>
          <w:iCs w:val="0"/>
          <w:color w:val="auto"/>
          <w:sz w:val="24"/>
          <w:szCs w:val="24"/>
        </w:rPr>
        <w:t xml:space="preserve">of </w:t>
      </w:r>
      <w:r w:rsidR="00451A67" w:rsidRPr="005C2910">
        <w:rPr>
          <w:i w:val="0"/>
          <w:iCs w:val="0"/>
          <w:color w:val="auto"/>
          <w:sz w:val="24"/>
          <w:szCs w:val="24"/>
        </w:rPr>
        <w:t>the Vascular Modeling Toolkit</w:t>
      </w:r>
      <w:r w:rsidR="007343C5">
        <w:rPr>
          <w:i w:val="0"/>
          <w:iCs w:val="0"/>
          <w:color w:val="auto"/>
          <w:sz w:val="24"/>
          <w:szCs w:val="24"/>
        </w:rPr>
        <w:t xml:space="preserve"> (VMTK) package</w:t>
      </w:r>
      <w:r w:rsidR="00451A67" w:rsidRPr="005C2910">
        <w:rPr>
          <w:i w:val="0"/>
          <w:iCs w:val="0"/>
          <w:color w:val="auto"/>
          <w:sz w:val="24"/>
          <w:szCs w:val="24"/>
        </w:rPr>
        <w:t xml:space="preserve"> </w:t>
      </w:r>
      <w:r w:rsidR="00451A67">
        <w:rPr>
          <w:i w:val="0"/>
          <w:iCs w:val="0"/>
          <w:color w:val="auto"/>
          <w:sz w:val="24"/>
          <w:szCs w:val="24"/>
        </w:rPr>
        <w:fldChar w:fldCharType="begin" w:fldLock="1"/>
      </w:r>
      <w:r w:rsidR="00B2088F">
        <w:rPr>
          <w:i w:val="0"/>
          <w:iCs w:val="0"/>
          <w:color w:val="auto"/>
          <w:sz w:val="24"/>
          <w:szCs w:val="24"/>
        </w:rPr>
        <w:instrText>ADDIN CSL_CITATION {"citationItems":[{"id":"ITEM-1","itemData":{"DOI":"10.1007/s11517-008-0420-1","ISSN":"01400118","PMID":"19002516","abstract":"We present a modeling framework designed for patient-specific computational hemodynamics to be performed in the context of large-scale studies. The framework takes advantage of the integration of image processing, geometric analysis and mesh generation techniques, with an accent on full automation and high-level interaction. Image segmentation is performed using implicit deformable models taking advantage of a novel approach for selective initialization of vascular branches, as well as of a strategy for the segmentation of small vessels. A robust definition of centerlines provides objective geometric criteria for the automation of surface editing and mesh generation. The framework is available as part of an open-source effort, the Vascular Modeling Toolkit, a first step towards the sharing of tools and data which will be necessary for computational hemodynamics to play a role in evidence-based medicine. © International Federation for Medical and Biological Engineering 2008.","author":[{"dropping-particle":"","family":"Antiga","given":"Luca","non-dropping-particle":"","parse-names":false,"suffix":""},{"dropping-particle":"","family":"Piccinelli","given":"Marina","non-dropping-particle":"","parse-names":false,"suffix":""},{"dropping-particle":"","family":"Botti","given":"Lorenzo","non-dropping-particle":"","parse-names":false,"suffix":""},{"dropping-particle":"","family":"Ene-Iordache","given":"Bogdan","non-dropping-particle":"","parse-names":false,"suffix":""},{"dropping-particle":"","family":"Remuzzi","given":"Andrea","non-dropping-particle":"","parse-names":false,"suffix":""},{"dropping-particle":"","family":"Steinman","given":"David A.","non-dropping-particle":"","parse-names":false,"suffix":""}],"container-title":"Medical and Biological Engineering and Computing","id":"ITEM-1","issue":"11","issued":{"date-parts":[["2008"]]},"page":"1097-1112","title":"An image-based modeling framework for patient-specific computational hemodynamics","type":"article-journal","volume":"46"},"uris":["http://www.mendeley.com/documents/?uuid=27ed2d6d-7488-403a-95bd-f8f2f48cb6ca"]}],"mendeley":{"formattedCitation":"[23]","plainTextFormattedCitation":"[23]","previouslyFormattedCitation":"[23]"},"properties":{"noteIndex":0},"schema":"https://github.com/citation-style-language/schema/raw/master/csl-citation.json"}</w:instrText>
      </w:r>
      <w:r w:rsidR="00451A67">
        <w:rPr>
          <w:i w:val="0"/>
          <w:iCs w:val="0"/>
          <w:color w:val="auto"/>
          <w:sz w:val="24"/>
          <w:szCs w:val="24"/>
        </w:rPr>
        <w:fldChar w:fldCharType="separate"/>
      </w:r>
      <w:r w:rsidR="00380B8C" w:rsidRPr="00380B8C">
        <w:rPr>
          <w:i w:val="0"/>
          <w:iCs w:val="0"/>
          <w:noProof/>
          <w:color w:val="auto"/>
          <w:sz w:val="24"/>
          <w:szCs w:val="24"/>
        </w:rPr>
        <w:t>[23]</w:t>
      </w:r>
      <w:r w:rsidR="00451A67">
        <w:rPr>
          <w:i w:val="0"/>
          <w:iCs w:val="0"/>
          <w:color w:val="auto"/>
          <w:sz w:val="24"/>
          <w:szCs w:val="24"/>
        </w:rPr>
        <w:fldChar w:fldCharType="end"/>
      </w:r>
      <w:r w:rsidR="00451A67">
        <w:rPr>
          <w:i w:val="0"/>
          <w:iCs w:val="0"/>
          <w:color w:val="auto"/>
          <w:sz w:val="24"/>
          <w:szCs w:val="24"/>
        </w:rPr>
        <w:t xml:space="preserve">. The </w:t>
      </w:r>
      <w:r w:rsidR="001B5D80">
        <w:rPr>
          <w:i w:val="0"/>
          <w:iCs w:val="0"/>
          <w:color w:val="auto"/>
          <w:sz w:val="24"/>
          <w:szCs w:val="24"/>
        </w:rPr>
        <w:t xml:space="preserve">aortic </w:t>
      </w:r>
      <w:r w:rsidR="00451A67">
        <w:rPr>
          <w:i w:val="0"/>
          <w:iCs w:val="0"/>
          <w:color w:val="auto"/>
          <w:sz w:val="24"/>
          <w:szCs w:val="24"/>
        </w:rPr>
        <w:t xml:space="preserve">path length was then taken </w:t>
      </w:r>
      <w:r w:rsidR="00F97A7F">
        <w:rPr>
          <w:i w:val="0"/>
          <w:iCs w:val="0"/>
          <w:color w:val="auto"/>
          <w:sz w:val="24"/>
          <w:szCs w:val="24"/>
        </w:rPr>
        <w:t xml:space="preserve">as the </w:t>
      </w:r>
      <w:r w:rsidR="00451A67">
        <w:rPr>
          <w:i w:val="0"/>
          <w:iCs w:val="0"/>
          <w:color w:val="auto"/>
          <w:sz w:val="24"/>
          <w:szCs w:val="24"/>
        </w:rPr>
        <w:t xml:space="preserve">length of this centerline. </w:t>
      </w:r>
    </w:p>
    <w:p w14:paraId="36BA870C" w14:textId="5D164077" w:rsidR="00F05DE5" w:rsidRDefault="00B2088F" w:rsidP="006D64E5">
      <w:pPr>
        <w:jc w:val="both"/>
        <w:rPr>
          <w:b/>
          <w:bCs/>
          <w:sz w:val="24"/>
          <w:szCs w:val="24"/>
          <w:u w:val="single"/>
        </w:rPr>
      </w:pPr>
      <w:ins w:id="8" w:author="Jiang, Yue" w:date="2025-03-04T12:20:00Z">
        <w:r>
          <w:rPr>
            <w:b/>
            <w:bCs/>
            <w:sz w:val="24"/>
            <w:szCs w:val="24"/>
            <w:u w:val="single"/>
          </w:rPr>
          <w:br w:type="column"/>
        </w:r>
      </w:ins>
      <w:r w:rsidR="00F05DE5" w:rsidRPr="00B02E1C">
        <w:rPr>
          <w:b/>
          <w:bCs/>
          <w:sz w:val="24"/>
          <w:szCs w:val="24"/>
          <w:u w:val="single"/>
        </w:rPr>
        <w:lastRenderedPageBreak/>
        <w:t>2.</w:t>
      </w:r>
      <w:r w:rsidR="00235F91">
        <w:rPr>
          <w:b/>
          <w:bCs/>
          <w:sz w:val="24"/>
          <w:szCs w:val="24"/>
          <w:u w:val="single"/>
        </w:rPr>
        <w:t>2</w:t>
      </w:r>
      <w:r w:rsidR="00F05DE5" w:rsidRPr="00B02E1C">
        <w:rPr>
          <w:b/>
          <w:bCs/>
          <w:sz w:val="24"/>
          <w:szCs w:val="24"/>
          <w:u w:val="single"/>
        </w:rPr>
        <w:t xml:space="preserve"> </w:t>
      </w:r>
      <w:r w:rsidR="00842147">
        <w:rPr>
          <w:b/>
          <w:bCs/>
          <w:sz w:val="24"/>
          <w:szCs w:val="24"/>
          <w:u w:val="single"/>
        </w:rPr>
        <w:t xml:space="preserve">Pulse </w:t>
      </w:r>
      <w:r w:rsidR="0056631E">
        <w:rPr>
          <w:b/>
          <w:bCs/>
          <w:sz w:val="24"/>
          <w:szCs w:val="24"/>
          <w:u w:val="single"/>
        </w:rPr>
        <w:t>t</w:t>
      </w:r>
      <w:r w:rsidR="00BF2478">
        <w:rPr>
          <w:b/>
          <w:bCs/>
          <w:sz w:val="24"/>
          <w:szCs w:val="24"/>
          <w:u w:val="single"/>
        </w:rPr>
        <w:t xml:space="preserve">ransit </w:t>
      </w:r>
      <w:r w:rsidR="0056631E">
        <w:rPr>
          <w:b/>
          <w:bCs/>
          <w:sz w:val="24"/>
          <w:szCs w:val="24"/>
          <w:u w:val="single"/>
        </w:rPr>
        <w:t xml:space="preserve">time </w:t>
      </w:r>
      <w:r w:rsidR="00235F91">
        <w:rPr>
          <w:b/>
          <w:bCs/>
          <w:sz w:val="24"/>
          <w:szCs w:val="24"/>
          <w:u w:val="single"/>
        </w:rPr>
        <w:t>measurement</w:t>
      </w:r>
    </w:p>
    <w:p w14:paraId="36E2ADD4" w14:textId="411589C7" w:rsidR="00B16CF8" w:rsidRPr="007038B3" w:rsidRDefault="00B16CF8" w:rsidP="006D64E5">
      <w:pPr>
        <w:jc w:val="both"/>
        <w:rPr>
          <w:strike/>
          <w:sz w:val="24"/>
          <w:szCs w:val="24"/>
        </w:rPr>
      </w:pPr>
      <w:r>
        <w:rPr>
          <w:sz w:val="24"/>
          <w:szCs w:val="24"/>
        </w:rPr>
        <w:t xml:space="preserve">Figure </w:t>
      </w:r>
      <w:r w:rsidR="009E17F4">
        <w:rPr>
          <w:sz w:val="24"/>
          <w:szCs w:val="24"/>
        </w:rPr>
        <w:t>3</w:t>
      </w:r>
      <w:r>
        <w:rPr>
          <w:sz w:val="24"/>
          <w:szCs w:val="24"/>
        </w:rPr>
        <w:t xml:space="preserve"> </w:t>
      </w:r>
      <w:r w:rsidR="005E1B6A">
        <w:rPr>
          <w:sz w:val="24"/>
          <w:szCs w:val="24"/>
        </w:rPr>
        <w:t>illustrates the approach to pulse transit time measurement</w:t>
      </w:r>
      <w:r>
        <w:rPr>
          <w:sz w:val="24"/>
          <w:szCs w:val="24"/>
        </w:rPr>
        <w:t>.</w:t>
      </w:r>
      <w:r w:rsidR="005E1B6A">
        <w:rPr>
          <w:sz w:val="24"/>
          <w:szCs w:val="24"/>
        </w:rPr>
        <w:t xml:space="preserve"> </w:t>
      </w:r>
      <w:r w:rsidR="007A5D30">
        <w:rPr>
          <w:sz w:val="24"/>
          <w:szCs w:val="24"/>
        </w:rPr>
        <w:t>We describe each component in turn, below.</w:t>
      </w:r>
    </w:p>
    <w:p w14:paraId="2EC0F372" w14:textId="5E516144" w:rsidR="002B7EFC" w:rsidRDefault="00BC0605" w:rsidP="006D64E5">
      <w:pPr>
        <w:jc w:val="both"/>
        <w:rPr>
          <w:strike/>
          <w:sz w:val="24"/>
          <w:szCs w:val="24"/>
        </w:rPr>
      </w:pPr>
      <w:r>
        <w:rPr>
          <w:strike/>
          <w:noProof/>
          <w:sz w:val="24"/>
          <w:szCs w:val="24"/>
        </w:rPr>
        <w:drawing>
          <wp:inline distT="0" distB="0" distL="0" distR="0" wp14:anchorId="3C56A64F" wp14:editId="62F93973">
            <wp:extent cx="5731510" cy="2841625"/>
            <wp:effectExtent l="0" t="0" r="2540" b="0"/>
            <wp:docPr id="13" name="Picture 13" descr="A diagram of a graph and 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graph and a diagram of a graph&#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841625"/>
                    </a:xfrm>
                    <a:prstGeom prst="rect">
                      <a:avLst/>
                    </a:prstGeom>
                  </pic:spPr>
                </pic:pic>
              </a:graphicData>
            </a:graphic>
          </wp:inline>
        </w:drawing>
      </w:r>
    </w:p>
    <w:p w14:paraId="19BF8FA2" w14:textId="464280D1" w:rsidR="004E6983" w:rsidRPr="0072537C" w:rsidRDefault="0072537C" w:rsidP="004E6983">
      <w:pPr>
        <w:jc w:val="both"/>
        <w:rPr>
          <w:sz w:val="24"/>
          <w:szCs w:val="24"/>
        </w:rPr>
      </w:pPr>
      <w:r w:rsidRPr="0072537C">
        <w:rPr>
          <w:sz w:val="24"/>
          <w:szCs w:val="24"/>
        </w:rPr>
        <w:t>Figure 3</w:t>
      </w:r>
      <w:r>
        <w:rPr>
          <w:sz w:val="24"/>
          <w:szCs w:val="24"/>
        </w:rPr>
        <w:t>: Overview of pulse transit time</w:t>
      </w:r>
      <w:r w:rsidR="006178EF">
        <w:rPr>
          <w:sz w:val="24"/>
          <w:szCs w:val="24"/>
        </w:rPr>
        <w:t xml:space="preserve"> calculation</w:t>
      </w:r>
      <w:r>
        <w:rPr>
          <w:sz w:val="24"/>
          <w:szCs w:val="24"/>
        </w:rPr>
        <w:t>.</w:t>
      </w:r>
      <w:r w:rsidR="008A3FCA">
        <w:rPr>
          <w:sz w:val="24"/>
          <w:szCs w:val="24"/>
        </w:rPr>
        <w:t xml:space="preserve"> </w:t>
      </w:r>
      <w:r w:rsidR="004E6983">
        <w:rPr>
          <w:sz w:val="24"/>
          <w:szCs w:val="24"/>
        </w:rPr>
        <w:t xml:space="preserve">The ascending aorta (red) </w:t>
      </w:r>
      <w:r w:rsidR="005E5D8E">
        <w:rPr>
          <w:sz w:val="24"/>
          <w:szCs w:val="24"/>
        </w:rPr>
        <w:t xml:space="preserve">and descending (blue) </w:t>
      </w:r>
      <w:r w:rsidR="004E6983">
        <w:rPr>
          <w:sz w:val="24"/>
          <w:szCs w:val="24"/>
        </w:rPr>
        <w:t xml:space="preserve">is segmented on the magnitude image in each frame of the cardiac cycle. The segmentations are used to mask the corresponding phase images to create a flow curve for each of the ascending (red curve) </w:t>
      </w:r>
      <w:r w:rsidR="005E5D8E">
        <w:rPr>
          <w:sz w:val="24"/>
          <w:szCs w:val="24"/>
        </w:rPr>
        <w:t xml:space="preserve">and descending (blue curve) </w:t>
      </w:r>
      <w:r w:rsidR="004E6983">
        <w:rPr>
          <w:sz w:val="24"/>
          <w:szCs w:val="24"/>
        </w:rPr>
        <w:t xml:space="preserve">aorta. The time delay between the two </w:t>
      </w:r>
      <w:r w:rsidR="005E5D8E">
        <w:rPr>
          <w:sz w:val="24"/>
          <w:szCs w:val="24"/>
        </w:rPr>
        <w:t xml:space="preserve">inflection </w:t>
      </w:r>
      <w:r w:rsidR="004E6983">
        <w:rPr>
          <w:sz w:val="24"/>
          <w:szCs w:val="24"/>
        </w:rPr>
        <w:t>points</w:t>
      </w:r>
      <w:r w:rsidR="005E5D8E">
        <w:rPr>
          <w:sz w:val="24"/>
          <w:szCs w:val="24"/>
        </w:rPr>
        <w:t xml:space="preserve"> </w:t>
      </w:r>
      <w:r w:rsidR="004E6983">
        <w:rPr>
          <w:sz w:val="24"/>
          <w:szCs w:val="24"/>
        </w:rPr>
        <w:t xml:space="preserve">represent the pulse transit time. </w:t>
      </w:r>
    </w:p>
    <w:p w14:paraId="70FE1BFC" w14:textId="6010C8E1" w:rsidR="00594F84" w:rsidRDefault="00BC0605" w:rsidP="006D64E5">
      <w:pPr>
        <w:jc w:val="both"/>
        <w:rPr>
          <w:b/>
          <w:bCs/>
          <w:sz w:val="24"/>
          <w:szCs w:val="24"/>
        </w:rPr>
      </w:pPr>
      <w:r>
        <w:rPr>
          <w:b/>
          <w:bCs/>
          <w:sz w:val="24"/>
          <w:szCs w:val="24"/>
        </w:rPr>
        <w:br w:type="column"/>
      </w:r>
      <w:r w:rsidR="00BF2478" w:rsidRPr="00594F84">
        <w:rPr>
          <w:b/>
          <w:bCs/>
          <w:sz w:val="24"/>
          <w:szCs w:val="24"/>
        </w:rPr>
        <w:lastRenderedPageBreak/>
        <w:t>2.</w:t>
      </w:r>
      <w:r w:rsidR="00D42602" w:rsidRPr="00594F84">
        <w:rPr>
          <w:b/>
          <w:bCs/>
          <w:sz w:val="24"/>
          <w:szCs w:val="24"/>
        </w:rPr>
        <w:t>2</w:t>
      </w:r>
      <w:r w:rsidR="00BF2478" w:rsidRPr="00594F84">
        <w:rPr>
          <w:b/>
          <w:bCs/>
          <w:sz w:val="24"/>
          <w:szCs w:val="24"/>
        </w:rPr>
        <w:t>.1</w:t>
      </w:r>
      <w:r w:rsidR="00594F84">
        <w:rPr>
          <w:b/>
          <w:bCs/>
          <w:sz w:val="24"/>
          <w:szCs w:val="24"/>
        </w:rPr>
        <w:t xml:space="preserve"> </w:t>
      </w:r>
      <w:r w:rsidR="00594F84" w:rsidRPr="00594F84">
        <w:rPr>
          <w:b/>
          <w:bCs/>
          <w:sz w:val="24"/>
          <w:szCs w:val="24"/>
        </w:rPr>
        <w:t>T</w:t>
      </w:r>
      <w:r w:rsidR="00BF2478" w:rsidRPr="00594F84">
        <w:rPr>
          <w:b/>
          <w:bCs/>
          <w:sz w:val="24"/>
          <w:szCs w:val="24"/>
        </w:rPr>
        <w:t>raining data</w:t>
      </w:r>
      <w:r w:rsidR="00885D57">
        <w:rPr>
          <w:b/>
          <w:bCs/>
          <w:sz w:val="24"/>
          <w:szCs w:val="24"/>
        </w:rPr>
        <w:t xml:space="preserve"> for phase</w:t>
      </w:r>
      <w:r w:rsidR="005E5D8E">
        <w:rPr>
          <w:b/>
          <w:bCs/>
          <w:sz w:val="24"/>
          <w:szCs w:val="24"/>
        </w:rPr>
        <w:t xml:space="preserve"> </w:t>
      </w:r>
      <w:r w:rsidR="00885D57">
        <w:rPr>
          <w:b/>
          <w:bCs/>
          <w:sz w:val="24"/>
          <w:szCs w:val="24"/>
        </w:rPr>
        <w:t>contrast image segmentation</w:t>
      </w:r>
    </w:p>
    <w:p w14:paraId="0EF6FFE6" w14:textId="1C61C269" w:rsidR="00222ECA" w:rsidRDefault="00E100D3" w:rsidP="006D64E5">
      <w:pPr>
        <w:jc w:val="both"/>
        <w:rPr>
          <w:sz w:val="24"/>
          <w:szCs w:val="24"/>
        </w:rPr>
      </w:pPr>
      <w:r>
        <w:rPr>
          <w:sz w:val="24"/>
          <w:szCs w:val="24"/>
        </w:rPr>
        <w:t>Training data consisted of 2D phase</w:t>
      </w:r>
      <w:r w:rsidR="005E5D8E">
        <w:rPr>
          <w:sz w:val="24"/>
          <w:szCs w:val="24"/>
        </w:rPr>
        <w:t xml:space="preserve"> </w:t>
      </w:r>
      <w:r>
        <w:rPr>
          <w:sz w:val="24"/>
          <w:szCs w:val="24"/>
        </w:rPr>
        <w:t xml:space="preserve">contrast images </w:t>
      </w:r>
      <w:r w:rsidR="009C6EE9">
        <w:rPr>
          <w:sz w:val="24"/>
          <w:szCs w:val="24"/>
        </w:rPr>
        <w:t xml:space="preserve">containing both the ascending and descending aorta, </w:t>
      </w:r>
      <w:r>
        <w:rPr>
          <w:sz w:val="24"/>
          <w:szCs w:val="24"/>
        </w:rPr>
        <w:t xml:space="preserve">from </w:t>
      </w:r>
      <w:r w:rsidR="001062E4">
        <w:rPr>
          <w:sz w:val="24"/>
          <w:szCs w:val="24"/>
        </w:rPr>
        <w:t xml:space="preserve">86 </w:t>
      </w:r>
      <w:r>
        <w:rPr>
          <w:sz w:val="24"/>
          <w:szCs w:val="24"/>
        </w:rPr>
        <w:t xml:space="preserve">subjects </w:t>
      </w:r>
      <w:r w:rsidR="00C47FDE">
        <w:rPr>
          <w:bCs/>
          <w:sz w:val="24"/>
          <w:szCs w:val="24"/>
        </w:rPr>
        <w:t xml:space="preserve">randomly </w:t>
      </w:r>
      <w:r w:rsidR="00AC1ED2">
        <w:rPr>
          <w:bCs/>
          <w:sz w:val="24"/>
          <w:szCs w:val="24"/>
        </w:rPr>
        <w:t>chosen</w:t>
      </w:r>
      <w:r w:rsidR="0064186D">
        <w:rPr>
          <w:bCs/>
          <w:sz w:val="24"/>
          <w:szCs w:val="24"/>
        </w:rPr>
        <w:t xml:space="preserve"> </w:t>
      </w:r>
      <w:r w:rsidR="008A2C9E">
        <w:rPr>
          <w:bCs/>
          <w:sz w:val="24"/>
          <w:szCs w:val="24"/>
        </w:rPr>
        <w:t xml:space="preserve">from </w:t>
      </w:r>
      <w:r w:rsidR="008A2C9E">
        <w:rPr>
          <w:sz w:val="24"/>
          <w:szCs w:val="24"/>
        </w:rPr>
        <w:t xml:space="preserve">the </w:t>
      </w:r>
      <w:r w:rsidR="00AC1ED2">
        <w:rPr>
          <w:sz w:val="24"/>
          <w:szCs w:val="24"/>
        </w:rPr>
        <w:t>UK Biobank</w:t>
      </w:r>
      <w:bookmarkStart w:id="9" w:name="_Hlk189661201"/>
      <w:r w:rsidR="005A6781">
        <w:rPr>
          <w:sz w:val="24"/>
          <w:szCs w:val="24"/>
        </w:rPr>
        <w:t xml:space="preserve"> (30 reconstructed frames, matrix = 192 </w:t>
      </w:r>
      <w:r w:rsidR="005A6781" w:rsidRPr="001F07B7">
        <w:rPr>
          <w:sz w:val="24"/>
          <w:szCs w:val="24"/>
        </w:rPr>
        <w:t xml:space="preserve">× </w:t>
      </w:r>
      <w:r w:rsidR="005A6781">
        <w:rPr>
          <w:sz w:val="24"/>
          <w:szCs w:val="24"/>
        </w:rPr>
        <w:t>192, resolution = 1.77</w:t>
      </w:r>
      <w:r w:rsidR="005A6781" w:rsidRPr="00965ADA">
        <w:rPr>
          <w:sz w:val="24"/>
          <w:szCs w:val="24"/>
        </w:rPr>
        <w:t xml:space="preserve"> × </w:t>
      </w:r>
      <w:r w:rsidR="005A6781">
        <w:rPr>
          <w:sz w:val="24"/>
          <w:szCs w:val="24"/>
        </w:rPr>
        <w:t>1.77</w:t>
      </w:r>
      <w:r w:rsidR="005A6781" w:rsidRPr="00965ADA">
        <w:rPr>
          <w:sz w:val="24"/>
          <w:szCs w:val="24"/>
        </w:rPr>
        <w:t xml:space="preserve"> × </w:t>
      </w:r>
      <w:r w:rsidR="005A6781">
        <w:rPr>
          <w:sz w:val="24"/>
          <w:szCs w:val="24"/>
        </w:rPr>
        <w:t>6</w:t>
      </w:r>
      <w:r w:rsidR="005A6781" w:rsidRPr="00965ADA">
        <w:rPr>
          <w:sz w:val="24"/>
          <w:szCs w:val="24"/>
        </w:rPr>
        <w:t xml:space="preserve"> mm</w:t>
      </w:r>
      <w:r w:rsidR="008F301B" w:rsidRPr="008F301B">
        <w:rPr>
          <w:sz w:val="24"/>
          <w:szCs w:val="24"/>
          <w:vertAlign w:val="superscript"/>
        </w:rPr>
        <w:t>3</w:t>
      </w:r>
      <w:r w:rsidR="005A6781">
        <w:rPr>
          <w:sz w:val="24"/>
          <w:szCs w:val="24"/>
        </w:rPr>
        <w:t>)</w:t>
      </w:r>
      <w:r w:rsidR="00AC1ED2">
        <w:rPr>
          <w:sz w:val="24"/>
          <w:szCs w:val="24"/>
        </w:rPr>
        <w:t>.</w:t>
      </w:r>
      <w:r w:rsidR="00965ADA">
        <w:rPr>
          <w:sz w:val="24"/>
          <w:szCs w:val="24"/>
        </w:rPr>
        <w:t xml:space="preserve"> </w:t>
      </w:r>
      <w:bookmarkEnd w:id="9"/>
      <w:r w:rsidR="000700C2">
        <w:rPr>
          <w:bCs/>
          <w:sz w:val="24"/>
          <w:szCs w:val="24"/>
        </w:rPr>
        <w:t>Ground</w:t>
      </w:r>
      <w:r w:rsidR="00755487">
        <w:rPr>
          <w:bCs/>
          <w:sz w:val="24"/>
          <w:szCs w:val="24"/>
        </w:rPr>
        <w:t xml:space="preserve"> </w:t>
      </w:r>
      <w:r w:rsidR="000700C2">
        <w:rPr>
          <w:bCs/>
          <w:sz w:val="24"/>
          <w:szCs w:val="24"/>
        </w:rPr>
        <w:t>truth</w:t>
      </w:r>
      <w:r w:rsidR="00AF6B96">
        <w:rPr>
          <w:bCs/>
          <w:sz w:val="24"/>
          <w:szCs w:val="24"/>
        </w:rPr>
        <w:t xml:space="preserve"> (GT)</w:t>
      </w:r>
      <w:r w:rsidR="000700C2">
        <w:rPr>
          <w:bCs/>
          <w:sz w:val="24"/>
          <w:szCs w:val="24"/>
        </w:rPr>
        <w:t xml:space="preserve"> </w:t>
      </w:r>
      <w:r w:rsidR="00E66719">
        <w:rPr>
          <w:sz w:val="24"/>
          <w:szCs w:val="24"/>
        </w:rPr>
        <w:t xml:space="preserve">segmentations of the ascending and descending aorta </w:t>
      </w:r>
      <w:r w:rsidR="008A557F">
        <w:rPr>
          <w:sz w:val="24"/>
          <w:szCs w:val="24"/>
        </w:rPr>
        <w:t xml:space="preserve">on the magnitude </w:t>
      </w:r>
      <w:r w:rsidR="00F1460C">
        <w:rPr>
          <w:sz w:val="24"/>
          <w:szCs w:val="24"/>
        </w:rPr>
        <w:t>series</w:t>
      </w:r>
      <w:r w:rsidR="008A557F">
        <w:rPr>
          <w:sz w:val="24"/>
          <w:szCs w:val="24"/>
        </w:rPr>
        <w:t xml:space="preserve"> </w:t>
      </w:r>
      <w:r w:rsidR="00E66719">
        <w:rPr>
          <w:sz w:val="24"/>
          <w:szCs w:val="24"/>
        </w:rPr>
        <w:t xml:space="preserve">were created by a </w:t>
      </w:r>
      <w:r w:rsidR="008F301B">
        <w:rPr>
          <w:sz w:val="24"/>
          <w:szCs w:val="24"/>
        </w:rPr>
        <w:t>clinician</w:t>
      </w:r>
      <w:r w:rsidR="00E66719">
        <w:rPr>
          <w:sz w:val="24"/>
          <w:szCs w:val="24"/>
        </w:rPr>
        <w:t xml:space="preserve"> </w:t>
      </w:r>
      <w:r w:rsidR="00813212">
        <w:rPr>
          <w:sz w:val="24"/>
          <w:szCs w:val="24"/>
        </w:rPr>
        <w:t>(</w:t>
      </w:r>
      <w:r w:rsidR="0012336B">
        <w:rPr>
          <w:sz w:val="24"/>
          <w:szCs w:val="24"/>
        </w:rPr>
        <w:t xml:space="preserve">RD, </w:t>
      </w:r>
      <w:bookmarkStart w:id="10" w:name="_Hlk190960913"/>
      <w:r w:rsidR="0012336B" w:rsidRPr="0012336B">
        <w:rPr>
          <w:sz w:val="24"/>
          <w:szCs w:val="24"/>
        </w:rPr>
        <w:t>9 years of experience</w:t>
      </w:r>
      <w:bookmarkEnd w:id="10"/>
      <w:r w:rsidR="00813212">
        <w:rPr>
          <w:sz w:val="24"/>
          <w:szCs w:val="24"/>
        </w:rPr>
        <w:t xml:space="preserve">) </w:t>
      </w:r>
      <w:r w:rsidR="00E66719">
        <w:rPr>
          <w:sz w:val="24"/>
          <w:szCs w:val="24"/>
        </w:rPr>
        <w:t>using the semi-automatic tool in CVI42 v3.9 (Circle</w:t>
      </w:r>
      <w:r w:rsidR="003429F8">
        <w:rPr>
          <w:sz w:val="24"/>
          <w:szCs w:val="24"/>
        </w:rPr>
        <w:t xml:space="preserve"> CVI, Montreal</w:t>
      </w:r>
      <w:r w:rsidR="00E66719">
        <w:rPr>
          <w:sz w:val="24"/>
          <w:szCs w:val="24"/>
        </w:rPr>
        <w:t xml:space="preserve">) with manual correction as needed. </w:t>
      </w:r>
    </w:p>
    <w:p w14:paraId="38794B47" w14:textId="09B5C5FF" w:rsidR="00696752" w:rsidRDefault="00696752" w:rsidP="006D64E5">
      <w:pPr>
        <w:jc w:val="both"/>
        <w:rPr>
          <w:sz w:val="24"/>
          <w:szCs w:val="24"/>
        </w:rPr>
      </w:pPr>
      <w:r>
        <w:rPr>
          <w:sz w:val="24"/>
          <w:szCs w:val="24"/>
        </w:rPr>
        <w:br w:type="column"/>
      </w:r>
    </w:p>
    <w:p w14:paraId="3391D35E" w14:textId="3595E5C7" w:rsidR="00BF2478" w:rsidRPr="00594F84" w:rsidRDefault="00594F84" w:rsidP="006D64E5">
      <w:pPr>
        <w:jc w:val="both"/>
        <w:rPr>
          <w:b/>
          <w:bCs/>
          <w:sz w:val="24"/>
          <w:szCs w:val="24"/>
        </w:rPr>
      </w:pPr>
      <w:r w:rsidRPr="00594F84">
        <w:rPr>
          <w:b/>
          <w:bCs/>
          <w:sz w:val="24"/>
          <w:szCs w:val="24"/>
        </w:rPr>
        <w:t xml:space="preserve">2.2.2 </w:t>
      </w:r>
      <w:r w:rsidR="000A6E12">
        <w:rPr>
          <w:b/>
          <w:bCs/>
          <w:sz w:val="24"/>
          <w:szCs w:val="24"/>
        </w:rPr>
        <w:t xml:space="preserve">Deep </w:t>
      </w:r>
      <w:r w:rsidR="00787BE1">
        <w:rPr>
          <w:b/>
          <w:bCs/>
          <w:sz w:val="24"/>
          <w:szCs w:val="24"/>
        </w:rPr>
        <w:t xml:space="preserve">learning </w:t>
      </w:r>
      <w:r w:rsidR="000A6E12">
        <w:rPr>
          <w:b/>
          <w:bCs/>
          <w:sz w:val="24"/>
          <w:szCs w:val="24"/>
        </w:rPr>
        <w:t>for</w:t>
      </w:r>
      <w:r w:rsidR="00AF0A96">
        <w:rPr>
          <w:b/>
          <w:bCs/>
          <w:sz w:val="24"/>
          <w:szCs w:val="24"/>
        </w:rPr>
        <w:t xml:space="preserve"> automated</w:t>
      </w:r>
      <w:r w:rsidR="000A6E12">
        <w:rPr>
          <w:b/>
          <w:bCs/>
          <w:sz w:val="24"/>
          <w:szCs w:val="24"/>
        </w:rPr>
        <w:t xml:space="preserve"> </w:t>
      </w:r>
      <w:r w:rsidR="0060626B">
        <w:rPr>
          <w:b/>
          <w:bCs/>
          <w:sz w:val="24"/>
          <w:szCs w:val="24"/>
        </w:rPr>
        <w:t xml:space="preserve">aortic </w:t>
      </w:r>
      <w:r w:rsidR="009A1BF0">
        <w:rPr>
          <w:b/>
          <w:bCs/>
          <w:sz w:val="24"/>
          <w:szCs w:val="24"/>
        </w:rPr>
        <w:t>phase contrast</w:t>
      </w:r>
      <w:r w:rsidR="008A557F">
        <w:rPr>
          <w:b/>
          <w:bCs/>
          <w:sz w:val="24"/>
          <w:szCs w:val="24"/>
        </w:rPr>
        <w:t xml:space="preserve"> </w:t>
      </w:r>
      <w:r w:rsidR="00001B6A">
        <w:rPr>
          <w:b/>
          <w:bCs/>
          <w:sz w:val="24"/>
          <w:szCs w:val="24"/>
        </w:rPr>
        <w:t>image</w:t>
      </w:r>
      <w:r w:rsidR="00BC0605">
        <w:rPr>
          <w:b/>
          <w:bCs/>
          <w:sz w:val="24"/>
          <w:szCs w:val="24"/>
        </w:rPr>
        <w:t xml:space="preserve"> </w:t>
      </w:r>
      <w:r w:rsidR="000A6E12">
        <w:rPr>
          <w:b/>
          <w:bCs/>
          <w:sz w:val="24"/>
          <w:szCs w:val="24"/>
        </w:rPr>
        <w:t>segmentation</w:t>
      </w:r>
      <w:r w:rsidRPr="00594F84">
        <w:rPr>
          <w:b/>
          <w:bCs/>
          <w:sz w:val="24"/>
          <w:szCs w:val="24"/>
        </w:rPr>
        <w:t xml:space="preserve"> </w:t>
      </w:r>
    </w:p>
    <w:p w14:paraId="01F5F0AE" w14:textId="4E6A83B3" w:rsidR="00EB454A" w:rsidRDefault="00311546" w:rsidP="006D64E5">
      <w:pPr>
        <w:jc w:val="both"/>
        <w:rPr>
          <w:sz w:val="24"/>
          <w:szCs w:val="24"/>
        </w:rPr>
      </w:pPr>
      <w:r>
        <w:rPr>
          <w:noProof/>
          <w:sz w:val="24"/>
          <w:szCs w:val="24"/>
        </w:rPr>
        <w:drawing>
          <wp:inline distT="0" distB="0" distL="0" distR="0" wp14:anchorId="59327D53" wp14:editId="140B6BEA">
            <wp:extent cx="6064497" cy="2613660"/>
            <wp:effectExtent l="0" t="0" r="0" b="0"/>
            <wp:docPr id="17" name="Picture 1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71952" cy="2616873"/>
                    </a:xfrm>
                    <a:prstGeom prst="rect">
                      <a:avLst/>
                    </a:prstGeom>
                  </pic:spPr>
                </pic:pic>
              </a:graphicData>
            </a:graphic>
          </wp:inline>
        </w:drawing>
      </w:r>
    </w:p>
    <w:p w14:paraId="600A985F" w14:textId="6307FF1F" w:rsidR="00EB454A" w:rsidRDefault="00EB454A" w:rsidP="006D64E5">
      <w:pPr>
        <w:jc w:val="both"/>
        <w:rPr>
          <w:sz w:val="24"/>
          <w:szCs w:val="24"/>
        </w:rPr>
      </w:pPr>
      <w:r>
        <w:rPr>
          <w:sz w:val="24"/>
          <w:szCs w:val="24"/>
        </w:rPr>
        <w:t xml:space="preserve">Figure 4: </w:t>
      </w:r>
      <w:r w:rsidR="00755487">
        <w:rPr>
          <w:sz w:val="24"/>
          <w:szCs w:val="24"/>
        </w:rPr>
        <w:t xml:space="preserve">DL model structure for automated ascending and descending </w:t>
      </w:r>
      <w:r w:rsidR="0060626B">
        <w:rPr>
          <w:sz w:val="24"/>
          <w:szCs w:val="24"/>
        </w:rPr>
        <w:t xml:space="preserve">aortic </w:t>
      </w:r>
      <w:r w:rsidR="009A1BF0">
        <w:rPr>
          <w:sz w:val="24"/>
          <w:szCs w:val="24"/>
        </w:rPr>
        <w:t>phase contrast</w:t>
      </w:r>
      <w:r w:rsidR="00001B6A">
        <w:rPr>
          <w:sz w:val="24"/>
          <w:szCs w:val="24"/>
        </w:rPr>
        <w:t xml:space="preserve"> image</w:t>
      </w:r>
      <w:r w:rsidR="008A557F" w:rsidRPr="00944DC8">
        <w:rPr>
          <w:b/>
          <w:sz w:val="24"/>
        </w:rPr>
        <w:t xml:space="preserve"> </w:t>
      </w:r>
      <w:r w:rsidR="00755487">
        <w:rPr>
          <w:sz w:val="24"/>
          <w:szCs w:val="24"/>
        </w:rPr>
        <w:t>segmentation.</w:t>
      </w:r>
      <w:r w:rsidR="00CA5C07">
        <w:rPr>
          <w:sz w:val="24"/>
          <w:szCs w:val="24"/>
        </w:rPr>
        <w:t xml:space="preserve"> </w:t>
      </w:r>
    </w:p>
    <w:p w14:paraId="4277392F" w14:textId="765F481E" w:rsidR="00976A97" w:rsidRPr="00EB454A" w:rsidRDefault="008F3466" w:rsidP="006D64E5">
      <w:pPr>
        <w:pStyle w:val="Caption"/>
        <w:jc w:val="both"/>
        <w:rPr>
          <w:i w:val="0"/>
          <w:iCs w:val="0"/>
          <w:color w:val="auto"/>
          <w:sz w:val="24"/>
          <w:szCs w:val="24"/>
        </w:rPr>
      </w:pPr>
      <w:r w:rsidRPr="00CB4D91">
        <w:rPr>
          <w:i w:val="0"/>
          <w:iCs w:val="0"/>
          <w:color w:val="auto"/>
          <w:sz w:val="24"/>
          <w:szCs w:val="24"/>
          <w:lang w:val="en-GB"/>
        </w:rPr>
        <w:t>We employed a</w:t>
      </w:r>
      <w:r w:rsidR="00787BE1" w:rsidRPr="00CB4D91">
        <w:rPr>
          <w:i w:val="0"/>
          <w:iCs w:val="0"/>
          <w:color w:val="auto"/>
          <w:sz w:val="24"/>
          <w:szCs w:val="24"/>
          <w:lang w:val="en-GB"/>
        </w:rPr>
        <w:t xml:space="preserve"> </w:t>
      </w:r>
      <w:r w:rsidR="0083167F" w:rsidRPr="00CB4D91">
        <w:rPr>
          <w:i w:val="0"/>
          <w:iCs w:val="0"/>
          <w:color w:val="auto"/>
          <w:sz w:val="24"/>
          <w:szCs w:val="24"/>
          <w:lang w:val="en-GB"/>
        </w:rPr>
        <w:t>3D</w:t>
      </w:r>
      <w:r w:rsidR="00063FA1" w:rsidRPr="00CB4D91">
        <w:rPr>
          <w:i w:val="0"/>
          <w:iCs w:val="0"/>
          <w:color w:val="auto"/>
          <w:sz w:val="24"/>
          <w:szCs w:val="24"/>
          <w:lang w:val="en-GB"/>
        </w:rPr>
        <w:t xml:space="preserve"> U-Net 3+</w:t>
      </w:r>
      <w:r w:rsidR="00F15B6D" w:rsidRPr="00CB4D91">
        <w:rPr>
          <w:i w:val="0"/>
          <w:iCs w:val="0"/>
          <w:color w:val="auto"/>
          <w:sz w:val="24"/>
          <w:szCs w:val="24"/>
          <w:lang w:val="en-GB"/>
        </w:rPr>
        <w:t xml:space="preserve"> </w:t>
      </w:r>
      <w:r w:rsidR="000B21F9">
        <w:rPr>
          <w:i w:val="0"/>
          <w:iCs w:val="0"/>
          <w:color w:val="auto"/>
          <w:sz w:val="24"/>
          <w:szCs w:val="24"/>
        </w:rPr>
        <w:fldChar w:fldCharType="begin" w:fldLock="1"/>
      </w:r>
      <w:r w:rsidR="00B2088F">
        <w:rPr>
          <w:i w:val="0"/>
          <w:iCs w:val="0"/>
          <w:color w:val="auto"/>
          <w:sz w:val="24"/>
          <w:szCs w:val="24"/>
          <w:lang w:val="en-GB"/>
        </w:rPr>
        <w:instrText>ADDIN CSL_CITATION {"citationItems":[{"id":"ITEM-1","itemData":{"DOI":"10.1109/ICASSP40776.2020.9053405","ISBN":"9781509066315","ISSN":"15206149","abstract":"Recently, a growing interest has been seen in deep learning-based semantic segmentation. UNet, which is one of deep learning networks with an encoder-decoder architecture, is widely used in medical image segmentation. Combining multi-scale features is one of important factors for accurate segmentation. UNet++ was developed as a modified Unet by designing an architecture with nested and dense skip connections. However, it does not explore sufficient information from full scales and there is still a large room for improvement. In this paper, we propose a novel UNet 3+, which takes advantage of full-scale skip connections and deep supervisions. The full-scale skip connections incorporate low-level details with high-level semantics from feature maps in different scales; while the deep supervision learns hierarchical representations from the full-scale aggregated feature maps. The proposed method is especially benefiting for organs that appear at varying scales. In addition to accuracy improvements, the proposed UNet 3+ can reduce the network parameters to improve the computation efficiency. We further propose a hybrid loss function and devise a classification-guided module to enhance the organ boundary and reduce the over-segmentation in a non-organ image, yielding more accurate segmentation results. The effectiveness of the proposed method is demonstrated on two datasets. The code is available at: github.com/ZJUGiveLab/UNet-Version.","author":[{"dropping-particle":"","family":"Huang","given":"Huimin","non-dropping-particle":"","parse-names":false,"suffix":""},{"dropping-particle":"","family":"Lin","given":"Lanfen","non-dropping-particle":"","parse-names":false,"suffix":""},{"dropping-particle":"","family":"Tong","given":"Ruofeng","non-dropping-particle":"","parse-names":false,"suffix":""},{"dropping-particle":"","family":"Hu","given":"Hongjie","non-dropping-particle":"","parse-names":false,"suffix":""},{"dropping-particle":"","family":"Zhang","given":"Qiaowei","non-dropping-particle":"","parse-names":false,"suffix":""},{"dropping-particle":"","family":"Iwamoto","given":"Yutaro","non-dropping-particle":"","parse-names":false,"suffix":""},{"dropping-particle":"","family":"Han","given":"Xianhua","non-dropping-particle":"","parse-names":false,"suffix":""},{"dropping-particle":"","family":"Chen","given":"Yen Wei","non-dropping-particle":"","parse-names":false,"suffix":""},{"dropping-particle":"","family":"Wu","given":"Jian","non-dropping-particle":"","parse-names":false,"suffix":""}],"container-title":"ICASSP, IEEE International Conference on Acoustics, Speech and Signal Processing - Proceedings","id":"ITEM-1","issue":"ii","issued":{"date-parts":[["2020"]]},"page":"1055-1059","title":"UNet 3+: A Full-Scale Connected UNet for Medical Image Segmentation","type":"article-journal","volume":"2020-May"},"uris":["http://www.mendeley.com/documents/?uuid=b27f1332-15f5-4e87-891e-a3c178a891db"]}],"mendeley":{"formattedCitation":"[24]","plainTextFormattedCitation":"[24]","previouslyFormattedCitation":"[24]"},"properties":{"noteIndex":0},"schema":"https://github.com/citation-style-language/schema/raw/master/csl-citation.json"}</w:instrText>
      </w:r>
      <w:r w:rsidR="000B21F9">
        <w:rPr>
          <w:i w:val="0"/>
          <w:iCs w:val="0"/>
          <w:color w:val="auto"/>
          <w:sz w:val="24"/>
          <w:szCs w:val="24"/>
        </w:rPr>
        <w:fldChar w:fldCharType="separate"/>
      </w:r>
      <w:r w:rsidR="00380B8C" w:rsidRPr="00380B8C">
        <w:rPr>
          <w:i w:val="0"/>
          <w:iCs w:val="0"/>
          <w:noProof/>
          <w:color w:val="auto"/>
          <w:sz w:val="24"/>
          <w:szCs w:val="24"/>
        </w:rPr>
        <w:t>[24]</w:t>
      </w:r>
      <w:r w:rsidR="000B21F9">
        <w:rPr>
          <w:i w:val="0"/>
          <w:iCs w:val="0"/>
          <w:color w:val="auto"/>
          <w:sz w:val="24"/>
          <w:szCs w:val="24"/>
        </w:rPr>
        <w:fldChar w:fldCharType="end"/>
      </w:r>
      <w:r w:rsidR="00063FA1" w:rsidRPr="00EB454A">
        <w:rPr>
          <w:i w:val="0"/>
          <w:iCs w:val="0"/>
          <w:color w:val="auto"/>
          <w:sz w:val="24"/>
          <w:szCs w:val="24"/>
        </w:rPr>
        <w:t xml:space="preserve"> </w:t>
      </w:r>
      <w:r>
        <w:rPr>
          <w:i w:val="0"/>
          <w:iCs w:val="0"/>
          <w:color w:val="auto"/>
          <w:sz w:val="24"/>
          <w:szCs w:val="24"/>
        </w:rPr>
        <w:t xml:space="preserve">that we have previously used for </w:t>
      </w:r>
      <w:r w:rsidR="009A1BF0">
        <w:rPr>
          <w:i w:val="0"/>
          <w:iCs w:val="0"/>
          <w:color w:val="auto"/>
          <w:sz w:val="24"/>
          <w:szCs w:val="24"/>
        </w:rPr>
        <w:t>phase contrast</w:t>
      </w:r>
      <w:r w:rsidR="00944DC8" w:rsidRPr="00944DC8">
        <w:rPr>
          <w:i w:val="0"/>
          <w:iCs w:val="0"/>
          <w:color w:val="auto"/>
          <w:sz w:val="24"/>
          <w:szCs w:val="24"/>
        </w:rPr>
        <w:t xml:space="preserve"> image</w:t>
      </w:r>
      <w:r w:rsidR="008A557F" w:rsidDel="008A557F">
        <w:rPr>
          <w:i w:val="0"/>
          <w:iCs w:val="0"/>
          <w:color w:val="auto"/>
          <w:sz w:val="24"/>
          <w:szCs w:val="24"/>
        </w:rPr>
        <w:t xml:space="preserve"> </w:t>
      </w:r>
      <w:r>
        <w:rPr>
          <w:i w:val="0"/>
          <w:iCs w:val="0"/>
          <w:color w:val="auto"/>
          <w:sz w:val="24"/>
          <w:szCs w:val="24"/>
        </w:rPr>
        <w:t>segmentation</w:t>
      </w:r>
      <w:r w:rsidR="00B2088F">
        <w:rPr>
          <w:i w:val="0"/>
          <w:iCs w:val="0"/>
          <w:color w:val="auto"/>
          <w:sz w:val="24"/>
          <w:szCs w:val="24"/>
        </w:rPr>
        <w:fldChar w:fldCharType="begin" w:fldLock="1"/>
      </w:r>
      <w:r w:rsidR="00F308C9">
        <w:rPr>
          <w:i w:val="0"/>
          <w:iCs w:val="0"/>
          <w:color w:val="auto"/>
          <w:sz w:val="24"/>
          <w:szCs w:val="24"/>
        </w:rPr>
        <w:instrText>ADDIN CSL_CITATION {"citationItems":[{"id":"ITEM-1","itemData":{"URL":"https://arxiv.org/pdf/2502.11993","author":[{"dropping-particle":"","family":"Yao","given":"Tina","non-dropping-particle":"","parse-names":false,"suffix":""},{"dropping-particle":"","family":"Clair","given":"Nicole St","non-dropping-particle":"","parse-names":false,"suffix":""},{"dropping-particle":"","family":"Miller","given":"Gabriel F","non-dropping-particle":"","parse-names":false,"suffix":""},{"dropping-particle":"","family":"Investigators","given":"Force","non-dropping-particle":"","parse-names":false,"suffix":""},{"dropping-particle":"","family":"Steeden","given":"Jennifer A","non-dropping-particle":"","parse-names":false,"suffix":""},{"dropping-particle":"","family":"Rathod","given":"Rahul H","non-dropping-particle":"","parse-names":false,"suffix":""}],"id":"ITEM-1","issue":"DL","issued":{"date-parts":[["0"]]},"title":"MultiFlow : A unified deep learning framework for multi-vessel classification , segmentation and clustering of phase-contrast MRI validated on a multi-site single ventricle patient cohort","type":"webpage"},"uris":["http://www.mendeley.com/documents/?uuid=9e798903-7ca4-447f-8c04-86e3e3452d86"]}],"mendeley":{"formattedCitation":"[25]","plainTextFormattedCitation":"[25]","previouslyFormattedCitation":"[25]"},"properties":{"noteIndex":0},"schema":"https://github.com/citation-style-language/schema/raw/master/csl-citation.json"}</w:instrText>
      </w:r>
      <w:r w:rsidR="00B2088F">
        <w:rPr>
          <w:i w:val="0"/>
          <w:iCs w:val="0"/>
          <w:color w:val="auto"/>
          <w:sz w:val="24"/>
          <w:szCs w:val="24"/>
        </w:rPr>
        <w:fldChar w:fldCharType="separate"/>
      </w:r>
      <w:r w:rsidR="00B2088F" w:rsidRPr="00B2088F">
        <w:rPr>
          <w:i w:val="0"/>
          <w:iCs w:val="0"/>
          <w:noProof/>
          <w:color w:val="auto"/>
          <w:sz w:val="24"/>
          <w:szCs w:val="24"/>
        </w:rPr>
        <w:t>[25]</w:t>
      </w:r>
      <w:r w:rsidR="00B2088F">
        <w:rPr>
          <w:i w:val="0"/>
          <w:iCs w:val="0"/>
          <w:color w:val="auto"/>
          <w:sz w:val="24"/>
          <w:szCs w:val="24"/>
        </w:rPr>
        <w:fldChar w:fldCharType="end"/>
      </w:r>
      <w:r>
        <w:rPr>
          <w:i w:val="0"/>
          <w:iCs w:val="0"/>
          <w:color w:val="auto"/>
          <w:sz w:val="24"/>
          <w:szCs w:val="24"/>
        </w:rPr>
        <w:t xml:space="preserve"> (</w:t>
      </w:r>
      <w:r w:rsidR="00EB454A" w:rsidRPr="00EB454A">
        <w:rPr>
          <w:i w:val="0"/>
          <w:iCs w:val="0"/>
          <w:color w:val="auto"/>
          <w:sz w:val="24"/>
          <w:szCs w:val="24"/>
        </w:rPr>
        <w:t xml:space="preserve">Figure </w:t>
      </w:r>
      <w:r w:rsidR="00EB454A" w:rsidRPr="00EB454A">
        <w:rPr>
          <w:i w:val="0"/>
          <w:iCs w:val="0"/>
          <w:color w:val="auto"/>
          <w:sz w:val="24"/>
          <w:szCs w:val="24"/>
        </w:rPr>
        <w:fldChar w:fldCharType="begin"/>
      </w:r>
      <w:r w:rsidR="00EB454A" w:rsidRPr="00EB454A">
        <w:rPr>
          <w:i w:val="0"/>
          <w:iCs w:val="0"/>
          <w:color w:val="auto"/>
          <w:sz w:val="24"/>
          <w:szCs w:val="24"/>
        </w:rPr>
        <w:instrText xml:space="preserve"> SEQ Figure \* ARABIC </w:instrText>
      </w:r>
      <w:r w:rsidR="00EB454A" w:rsidRPr="00EB454A">
        <w:rPr>
          <w:i w:val="0"/>
          <w:iCs w:val="0"/>
          <w:color w:val="auto"/>
          <w:sz w:val="24"/>
          <w:szCs w:val="24"/>
        </w:rPr>
        <w:fldChar w:fldCharType="separate"/>
      </w:r>
      <w:r w:rsidR="00EB454A" w:rsidRPr="00EB454A">
        <w:rPr>
          <w:i w:val="0"/>
          <w:iCs w:val="0"/>
          <w:color w:val="auto"/>
          <w:sz w:val="24"/>
          <w:szCs w:val="24"/>
        </w:rPr>
        <w:t>4</w:t>
      </w:r>
      <w:r w:rsidR="00EB454A" w:rsidRPr="00EB454A">
        <w:rPr>
          <w:i w:val="0"/>
          <w:iCs w:val="0"/>
          <w:color w:val="auto"/>
          <w:sz w:val="24"/>
          <w:szCs w:val="24"/>
        </w:rPr>
        <w:fldChar w:fldCharType="end"/>
      </w:r>
      <w:r>
        <w:rPr>
          <w:i w:val="0"/>
          <w:iCs w:val="0"/>
          <w:color w:val="auto"/>
          <w:sz w:val="24"/>
          <w:szCs w:val="24"/>
        </w:rPr>
        <w:t>)</w:t>
      </w:r>
      <w:r w:rsidR="00E82CBD" w:rsidRPr="00EB454A">
        <w:rPr>
          <w:i w:val="0"/>
          <w:iCs w:val="0"/>
          <w:color w:val="auto"/>
          <w:sz w:val="24"/>
          <w:szCs w:val="24"/>
        </w:rPr>
        <w:t>.</w:t>
      </w:r>
      <w:r w:rsidR="000325D3" w:rsidRPr="00EB454A">
        <w:rPr>
          <w:i w:val="0"/>
          <w:iCs w:val="0"/>
          <w:color w:val="auto"/>
          <w:sz w:val="24"/>
          <w:szCs w:val="24"/>
        </w:rPr>
        <w:t xml:space="preserve"> </w:t>
      </w:r>
      <w:r w:rsidR="00E82CBD" w:rsidRPr="00EB454A">
        <w:rPr>
          <w:i w:val="0"/>
          <w:iCs w:val="0"/>
          <w:color w:val="auto"/>
          <w:sz w:val="24"/>
          <w:szCs w:val="24"/>
        </w:rPr>
        <w:t>The architecture features five scales with two layers per block in both the encoder and decoder, incorporating batch normalization in each block.</w:t>
      </w:r>
      <w:r w:rsidR="00C2180F" w:rsidRPr="00EB454A">
        <w:rPr>
          <w:i w:val="0"/>
          <w:iCs w:val="0"/>
          <w:color w:val="auto"/>
          <w:sz w:val="24"/>
          <w:szCs w:val="24"/>
        </w:rPr>
        <w:t xml:space="preserve"> </w:t>
      </w:r>
      <w:r w:rsidR="00755487" w:rsidRPr="007D76BC">
        <w:rPr>
          <w:i w:val="0"/>
          <w:iCs w:val="0"/>
          <w:color w:val="auto"/>
          <w:sz w:val="24"/>
          <w:szCs w:val="24"/>
        </w:rPr>
        <w:t xml:space="preserve">Only magnitude images were used for training and all </w:t>
      </w:r>
      <w:r w:rsidR="00D51EA0" w:rsidRPr="007D76BC">
        <w:rPr>
          <w:i w:val="0"/>
          <w:iCs w:val="0"/>
          <w:color w:val="auto"/>
          <w:sz w:val="24"/>
          <w:szCs w:val="24"/>
        </w:rPr>
        <w:t>30</w:t>
      </w:r>
      <w:r w:rsidR="00D51EA0">
        <w:rPr>
          <w:i w:val="0"/>
          <w:iCs w:val="0"/>
          <w:color w:val="auto"/>
          <w:sz w:val="24"/>
          <w:szCs w:val="24"/>
        </w:rPr>
        <w:t>-time</w:t>
      </w:r>
      <w:r w:rsidR="008A557F">
        <w:rPr>
          <w:i w:val="0"/>
          <w:iCs w:val="0"/>
          <w:color w:val="auto"/>
          <w:sz w:val="24"/>
          <w:szCs w:val="24"/>
        </w:rPr>
        <w:t xml:space="preserve"> </w:t>
      </w:r>
      <w:r w:rsidR="0037137E" w:rsidRPr="007D76BC">
        <w:rPr>
          <w:i w:val="0"/>
          <w:iCs w:val="0"/>
          <w:color w:val="auto"/>
          <w:sz w:val="24"/>
          <w:szCs w:val="24"/>
        </w:rPr>
        <w:t>frames</w:t>
      </w:r>
      <w:r w:rsidR="00755487" w:rsidRPr="007D76BC">
        <w:rPr>
          <w:i w:val="0"/>
          <w:iCs w:val="0"/>
          <w:color w:val="auto"/>
          <w:sz w:val="24"/>
          <w:szCs w:val="24"/>
        </w:rPr>
        <w:t xml:space="preserve"> were zero-padded and stacked into a 3D image of size 32 × 192 × 192</w:t>
      </w:r>
      <w:r w:rsidR="00FC54A4" w:rsidRPr="007D76BC">
        <w:rPr>
          <w:i w:val="0"/>
          <w:iCs w:val="0"/>
          <w:color w:val="auto"/>
          <w:sz w:val="24"/>
          <w:szCs w:val="24"/>
        </w:rPr>
        <w:t xml:space="preserve">. </w:t>
      </w:r>
      <w:r w:rsidR="00265EEA" w:rsidRPr="00265EEA">
        <w:rPr>
          <w:i w:val="0"/>
          <w:iCs w:val="0"/>
          <w:color w:val="auto"/>
          <w:sz w:val="24"/>
          <w:szCs w:val="24"/>
        </w:rPr>
        <w:t>Padding was necessary because the 3D U-Net 3+ structure we used has a depth of 5 and a pool size of 2.</w:t>
      </w:r>
    </w:p>
    <w:p w14:paraId="29D54360" w14:textId="09DE868A" w:rsidR="003706A6" w:rsidRDefault="00AF0A96" w:rsidP="006D64E5">
      <w:pPr>
        <w:jc w:val="both"/>
        <w:rPr>
          <w:sz w:val="24"/>
          <w:szCs w:val="24"/>
        </w:rPr>
      </w:pPr>
      <w:r>
        <w:rPr>
          <w:sz w:val="24"/>
          <w:szCs w:val="24"/>
        </w:rPr>
        <w:t xml:space="preserve">Each </w:t>
      </w:r>
      <w:r w:rsidR="009A1BF0">
        <w:rPr>
          <w:iCs/>
          <w:sz w:val="24"/>
          <w:szCs w:val="24"/>
        </w:rPr>
        <w:t>phase contrast</w:t>
      </w:r>
      <w:r w:rsidR="00F13480" w:rsidDel="008A557F">
        <w:rPr>
          <w:i/>
          <w:iCs/>
          <w:sz w:val="24"/>
          <w:szCs w:val="24"/>
        </w:rPr>
        <w:t xml:space="preserve"> </w:t>
      </w:r>
      <w:r w:rsidR="008A557F">
        <w:rPr>
          <w:sz w:val="24"/>
          <w:szCs w:val="24"/>
        </w:rPr>
        <w:t xml:space="preserve">magnitude series </w:t>
      </w:r>
      <w:r>
        <w:rPr>
          <w:sz w:val="24"/>
          <w:szCs w:val="24"/>
        </w:rPr>
        <w:t xml:space="preserve">was </w:t>
      </w:r>
      <w:r w:rsidR="00E82CBD">
        <w:rPr>
          <w:sz w:val="24"/>
          <w:szCs w:val="24"/>
        </w:rPr>
        <w:t xml:space="preserve">paired with </w:t>
      </w:r>
      <w:r>
        <w:rPr>
          <w:sz w:val="24"/>
          <w:szCs w:val="24"/>
        </w:rPr>
        <w:t xml:space="preserve">the </w:t>
      </w:r>
      <w:r w:rsidR="00DA2786">
        <w:rPr>
          <w:sz w:val="24"/>
          <w:szCs w:val="24"/>
        </w:rPr>
        <w:t>c</w:t>
      </w:r>
      <w:r w:rsidR="00DA2786" w:rsidRPr="00275D01">
        <w:rPr>
          <w:sz w:val="24"/>
          <w:szCs w:val="24"/>
        </w:rPr>
        <w:t xml:space="preserve">orresponding </w:t>
      </w:r>
      <w:r w:rsidR="004F7FC1">
        <w:rPr>
          <w:sz w:val="24"/>
          <w:szCs w:val="24"/>
        </w:rPr>
        <w:t xml:space="preserve">multi-class </w:t>
      </w:r>
      <w:r w:rsidR="00E82CBD">
        <w:rPr>
          <w:sz w:val="24"/>
          <w:szCs w:val="24"/>
        </w:rPr>
        <w:t xml:space="preserve">segmentation mask </w:t>
      </w:r>
      <w:r w:rsidR="002C5F06" w:rsidRPr="002C5F06">
        <w:rPr>
          <w:sz w:val="24"/>
          <w:szCs w:val="24"/>
        </w:rPr>
        <w:t>(</w:t>
      </w:r>
      <w:r w:rsidR="00451A67" w:rsidRPr="002C5F06">
        <w:rPr>
          <w:sz w:val="24"/>
          <w:szCs w:val="24"/>
        </w:rPr>
        <w:t>segment</w:t>
      </w:r>
      <w:r w:rsidR="00451A67">
        <w:rPr>
          <w:sz w:val="24"/>
          <w:szCs w:val="24"/>
        </w:rPr>
        <w:t>ations of</w:t>
      </w:r>
      <w:r w:rsidR="002C5F06" w:rsidRPr="002C5F06">
        <w:rPr>
          <w:sz w:val="24"/>
          <w:szCs w:val="24"/>
        </w:rPr>
        <w:t xml:space="preserve"> both the ascending and descending aorta</w:t>
      </w:r>
      <w:r w:rsidR="002C5F06">
        <w:rPr>
          <w:sz w:val="24"/>
          <w:szCs w:val="24"/>
        </w:rPr>
        <w:t xml:space="preserve"> </w:t>
      </w:r>
      <w:r w:rsidR="00451A67">
        <w:rPr>
          <w:sz w:val="24"/>
          <w:szCs w:val="24"/>
        </w:rPr>
        <w:t>in the same image</w:t>
      </w:r>
      <w:r w:rsidR="002C5F06" w:rsidRPr="002C5F06">
        <w:rPr>
          <w:sz w:val="24"/>
          <w:szCs w:val="24"/>
        </w:rPr>
        <w:t>)</w:t>
      </w:r>
      <w:r w:rsidR="002C5F06">
        <w:rPr>
          <w:sz w:val="24"/>
          <w:szCs w:val="24"/>
        </w:rPr>
        <w:t xml:space="preserve"> </w:t>
      </w:r>
      <w:r w:rsidR="00E82CBD">
        <w:rPr>
          <w:sz w:val="24"/>
          <w:szCs w:val="24"/>
        </w:rPr>
        <w:t xml:space="preserve">and </w:t>
      </w:r>
      <w:r w:rsidR="00BB2CE2">
        <w:rPr>
          <w:sz w:val="24"/>
          <w:szCs w:val="24"/>
        </w:rPr>
        <w:t>randomly</w:t>
      </w:r>
      <w:r w:rsidR="00F03ACC">
        <w:rPr>
          <w:sz w:val="24"/>
          <w:szCs w:val="24"/>
        </w:rPr>
        <w:t xml:space="preserve"> </w:t>
      </w:r>
      <w:r w:rsidR="008B4975">
        <w:rPr>
          <w:sz w:val="24"/>
          <w:szCs w:val="24"/>
        </w:rPr>
        <w:t>split</w:t>
      </w:r>
      <w:r w:rsidR="00E82CBD">
        <w:rPr>
          <w:sz w:val="24"/>
          <w:szCs w:val="24"/>
        </w:rPr>
        <w:t xml:space="preserve"> </w:t>
      </w:r>
      <w:r w:rsidR="00F03ACC">
        <w:rPr>
          <w:sz w:val="24"/>
          <w:szCs w:val="24"/>
        </w:rPr>
        <w:t xml:space="preserve">with a </w:t>
      </w:r>
      <w:r w:rsidR="00E82CBD">
        <w:rPr>
          <w:sz w:val="24"/>
          <w:szCs w:val="24"/>
        </w:rPr>
        <w:t xml:space="preserve">3:1 </w:t>
      </w:r>
      <w:r w:rsidR="00F03ACC">
        <w:rPr>
          <w:sz w:val="24"/>
          <w:szCs w:val="24"/>
        </w:rPr>
        <w:t xml:space="preserve">ratio </w:t>
      </w:r>
      <w:r w:rsidR="00E82CBD">
        <w:rPr>
          <w:sz w:val="24"/>
          <w:szCs w:val="24"/>
        </w:rPr>
        <w:t xml:space="preserve">for training and validation. </w:t>
      </w:r>
      <w:r w:rsidR="00796731">
        <w:rPr>
          <w:sz w:val="24"/>
          <w:szCs w:val="24"/>
        </w:rPr>
        <w:t>D</w:t>
      </w:r>
      <w:r w:rsidR="003706A6">
        <w:rPr>
          <w:sz w:val="24"/>
          <w:szCs w:val="24"/>
        </w:rPr>
        <w:t xml:space="preserve">ata augmentation </w:t>
      </w:r>
      <w:r w:rsidR="00796731">
        <w:rPr>
          <w:sz w:val="24"/>
          <w:szCs w:val="24"/>
        </w:rPr>
        <w:t xml:space="preserve">was performed </w:t>
      </w:r>
      <w:r w:rsidR="00E82CBD">
        <w:rPr>
          <w:sz w:val="24"/>
          <w:szCs w:val="24"/>
        </w:rPr>
        <w:t>during training</w:t>
      </w:r>
      <w:r w:rsidR="00C3439B">
        <w:rPr>
          <w:sz w:val="24"/>
          <w:szCs w:val="24"/>
        </w:rPr>
        <w:t xml:space="preserve"> by </w:t>
      </w:r>
      <w:r w:rsidR="005A6781">
        <w:rPr>
          <w:sz w:val="24"/>
          <w:szCs w:val="24"/>
        </w:rPr>
        <w:t xml:space="preserve">random </w:t>
      </w:r>
      <w:r w:rsidR="00234C53">
        <w:rPr>
          <w:sz w:val="24"/>
          <w:szCs w:val="24"/>
        </w:rPr>
        <w:t>rotat</w:t>
      </w:r>
      <w:r w:rsidR="005A6781">
        <w:rPr>
          <w:sz w:val="24"/>
          <w:szCs w:val="24"/>
        </w:rPr>
        <w:t>ions</w:t>
      </w:r>
      <w:r w:rsidR="00234C53">
        <w:rPr>
          <w:sz w:val="24"/>
          <w:szCs w:val="24"/>
        </w:rPr>
        <w:t xml:space="preserve"> </w:t>
      </w:r>
      <w:r w:rsidR="005A6781">
        <w:rPr>
          <w:sz w:val="24"/>
          <w:szCs w:val="24"/>
        </w:rPr>
        <w:t>of between</w:t>
      </w:r>
      <w:r w:rsidR="00796731">
        <w:rPr>
          <w:sz w:val="24"/>
          <w:szCs w:val="24"/>
        </w:rPr>
        <w:t xml:space="preserve"> </w:t>
      </w:r>
      <w:r w:rsidR="00C3439B">
        <w:rPr>
          <w:rFonts w:cstheme="minorHAnsi"/>
          <w:sz w:val="24"/>
          <w:szCs w:val="24"/>
        </w:rPr>
        <w:t>±</w:t>
      </w:r>
      <w:r w:rsidR="00C3439B">
        <w:rPr>
          <w:sz w:val="24"/>
          <w:szCs w:val="24"/>
        </w:rPr>
        <w:t xml:space="preserve"> 60 degrees</w:t>
      </w:r>
      <w:r w:rsidR="00E82CBD">
        <w:rPr>
          <w:sz w:val="24"/>
          <w:szCs w:val="24"/>
        </w:rPr>
        <w:t xml:space="preserve">. </w:t>
      </w:r>
      <w:r w:rsidR="008B4975" w:rsidRPr="008B4975">
        <w:rPr>
          <w:sz w:val="24"/>
          <w:szCs w:val="24"/>
        </w:rPr>
        <w:t>No additional cropping or resizing of images was performed during training or testing.</w:t>
      </w:r>
    </w:p>
    <w:p w14:paraId="16F24418" w14:textId="4EBABDF1" w:rsidR="000F1136" w:rsidRDefault="008E5DFD" w:rsidP="006D64E5">
      <w:pPr>
        <w:jc w:val="both"/>
        <w:rPr>
          <w:sz w:val="24"/>
          <w:szCs w:val="24"/>
        </w:rPr>
      </w:pPr>
      <w:r>
        <w:rPr>
          <w:sz w:val="24"/>
          <w:szCs w:val="24"/>
        </w:rPr>
        <w:t>The</w:t>
      </w:r>
      <w:r w:rsidR="00DA4E94">
        <w:rPr>
          <w:sz w:val="24"/>
          <w:szCs w:val="24"/>
        </w:rPr>
        <w:t xml:space="preserve"> </w:t>
      </w:r>
      <w:r w:rsidR="00EA67B9">
        <w:rPr>
          <w:sz w:val="24"/>
          <w:szCs w:val="24"/>
        </w:rPr>
        <w:t>F</w:t>
      </w:r>
      <w:r w:rsidR="00EA67B9" w:rsidRPr="00EA67B9">
        <w:rPr>
          <w:sz w:val="24"/>
          <w:szCs w:val="24"/>
        </w:rPr>
        <w:t>ocal</w:t>
      </w:r>
      <w:r w:rsidR="00EA67B9">
        <w:rPr>
          <w:sz w:val="24"/>
          <w:szCs w:val="24"/>
        </w:rPr>
        <w:t xml:space="preserve"> Tversky </w:t>
      </w:r>
      <w:r w:rsidR="00EA67B9" w:rsidRPr="00EA67B9">
        <w:rPr>
          <w:sz w:val="24"/>
          <w:szCs w:val="24"/>
        </w:rPr>
        <w:t xml:space="preserve">loss </w:t>
      </w:r>
      <w:r w:rsidR="009E17F4">
        <w:rPr>
          <w:sz w:val="24"/>
          <w:szCs w:val="24"/>
        </w:rPr>
        <w:fldChar w:fldCharType="begin" w:fldLock="1"/>
      </w:r>
      <w:r w:rsidR="00B2088F">
        <w:rPr>
          <w:sz w:val="24"/>
          <w:szCs w:val="24"/>
        </w:rPr>
        <w:instrText>ADDIN CSL_CITATION {"citationItems":[{"id":"ITEM-1","itemData":{"DOI":"10.1109/ISBI.2019.8759329","ISBN":"9781538636411","ISSN":"19458452","abstract":"We propose a generalized focal loss function based on the Tversky index to address the issue of data imbalance in medical image segmentation. Compared to the commonly used Dice loss, our loss function achieves a better trade off between precision and recall when training on small structures such as lesions. To evaluate our loss function, we improve the attention U-Net model by incorporating an image pyramid to preserve contextual features. We experiment on the BUS 2017 dataset and ISIC 2018 dataset where lesions occupy 4.84% and 21.4% of the images area and improve segmentation accuracy when compared to the standard U-Net by 25.7% and 3.6%, respectively.","author":[{"dropping-particle":"","family":"Abraham","given":"Nabila","non-dropping-particle":"","parse-names":false,"suffix":""},{"dropping-particle":"","family":"Khan","given":"Naimul Mefraz","non-dropping-particle":"","parse-names":false,"suffix":""}],"container-title":"Proceedings - International Symposium on Biomedical Imaging","id":"ITEM-1","issue":"Isbi","issued":{"date-parts":[["2019"]]},"page":"683-687","publisher":"IEEE","title":"A novel focal tversky loss function with improved attention u-net for lesion segmentation","type":"article-journal","volume":"2019-April"},"uris":["http://www.mendeley.com/documents/?uuid=c6e1060d-5972-450a-b07f-3c048423ffc2"]}],"mendeley":{"formattedCitation":"[26]","plainTextFormattedCitation":"[26]","previouslyFormattedCitation":"[26]"},"properties":{"noteIndex":0},"schema":"https://github.com/citation-style-language/schema/raw/master/csl-citation.json"}</w:instrText>
      </w:r>
      <w:r w:rsidR="009E17F4">
        <w:rPr>
          <w:sz w:val="24"/>
          <w:szCs w:val="24"/>
        </w:rPr>
        <w:fldChar w:fldCharType="separate"/>
      </w:r>
      <w:r w:rsidR="00380B8C" w:rsidRPr="00380B8C">
        <w:rPr>
          <w:noProof/>
          <w:sz w:val="24"/>
          <w:szCs w:val="24"/>
        </w:rPr>
        <w:t>[26]</w:t>
      </w:r>
      <w:r w:rsidR="009E17F4">
        <w:rPr>
          <w:sz w:val="24"/>
          <w:szCs w:val="24"/>
        </w:rPr>
        <w:fldChar w:fldCharType="end"/>
      </w:r>
      <w:r w:rsidR="00EA67B9">
        <w:rPr>
          <w:sz w:val="24"/>
          <w:szCs w:val="24"/>
        </w:rPr>
        <w:t xml:space="preserve"> </w:t>
      </w:r>
      <w:r>
        <w:rPr>
          <w:sz w:val="24"/>
          <w:szCs w:val="24"/>
        </w:rPr>
        <w:t xml:space="preserve">was optimized </w:t>
      </w:r>
      <w:r w:rsidR="00DA4E94">
        <w:rPr>
          <w:sz w:val="24"/>
          <w:szCs w:val="24"/>
        </w:rPr>
        <w:t xml:space="preserve">using the </w:t>
      </w:r>
      <w:r w:rsidR="00302FE7">
        <w:rPr>
          <w:sz w:val="24"/>
          <w:szCs w:val="24"/>
        </w:rPr>
        <w:t xml:space="preserve">Adam optimizer </w:t>
      </w:r>
      <w:r w:rsidR="00302FE7">
        <w:rPr>
          <w:sz w:val="24"/>
          <w:szCs w:val="24"/>
        </w:rPr>
        <w:fldChar w:fldCharType="begin" w:fldLock="1"/>
      </w:r>
      <w:r w:rsidR="00B2088F">
        <w:rPr>
          <w:sz w:val="24"/>
          <w:szCs w:val="24"/>
        </w:rPr>
        <w:instrText>ADDIN CSL_CITATION {"citationItems":[{"id":"ITEM-1","itemData":{"abstract":"We introduce Adam, an algorithm for first-order gradient-based optimization of stochastic objective functions, based on adaptive estimates of lower-order moments. The method is straightforward to implement, is computationally efficient, has little memory requirements, is invariant to diagonal rescaling of the gradients, and is well suited for problems that are large in terms of data and/or parameters. The method is also appropriate for non-stationary objectives and problems with very noisy and/or sparse gradients. The hyper-parameters have intuitive interpretations and typically require little tuning. Some connections to related algorithms, on which Adam was inspired, are discussed. We also analyze the theoretical convergence properties of the algorithm and provide a regret bound on the convergence rate that is comparable to the best known results under the online convex optimization framework. Empirical results demonstrate that Adam works well in practice and compares favorably to other stochastic optimization methods. Finally, we discuss AdaMax, a variant of Adam based on the infinity norm.","author":[{"dropping-particle":"","family":"Kingma","given":"Diederik P.","non-dropping-particle":"","parse-names":false,"suffix":""},{"dropping-particle":"","family":"Ba","given":"Jimmy Lei","non-dropping-particle":"","parse-names":false,"suffix":""}],"container-title":"3rd International Conference on Learning Representations, ICLR 2015 - Conference Track Proceedings","id":"ITEM-1","issued":{"date-parts":[["2015"]]},"page":"1-15","title":"Adam: A method for stochastic optimization","type":"article-journal"},"uris":["http://www.mendeley.com/documents/?uuid=5f57e899-524c-4c64-b53e-3368684df325"]}],"mendeley":{"formattedCitation":"[27]","plainTextFormattedCitation":"[27]","previouslyFormattedCitation":"[27]"},"properties":{"noteIndex":0},"schema":"https://github.com/citation-style-language/schema/raw/master/csl-citation.json"}</w:instrText>
      </w:r>
      <w:r w:rsidR="00302FE7">
        <w:rPr>
          <w:sz w:val="24"/>
          <w:szCs w:val="24"/>
        </w:rPr>
        <w:fldChar w:fldCharType="separate"/>
      </w:r>
      <w:r w:rsidR="00380B8C" w:rsidRPr="00380B8C">
        <w:rPr>
          <w:noProof/>
          <w:sz w:val="24"/>
          <w:szCs w:val="24"/>
        </w:rPr>
        <w:t>[27]</w:t>
      </w:r>
      <w:r w:rsidR="00302FE7">
        <w:rPr>
          <w:sz w:val="24"/>
          <w:szCs w:val="24"/>
        </w:rPr>
        <w:fldChar w:fldCharType="end"/>
      </w:r>
      <w:r w:rsidR="00302FE7">
        <w:rPr>
          <w:sz w:val="24"/>
          <w:szCs w:val="24"/>
        </w:rPr>
        <w:t xml:space="preserve"> with a learning rate of 0.001, reduced to 0.00</w:t>
      </w:r>
      <w:r w:rsidR="00C3439B">
        <w:rPr>
          <w:sz w:val="24"/>
          <w:szCs w:val="24"/>
        </w:rPr>
        <w:t>05</w:t>
      </w:r>
      <w:r w:rsidR="00302FE7">
        <w:rPr>
          <w:sz w:val="24"/>
          <w:szCs w:val="24"/>
        </w:rPr>
        <w:t xml:space="preserve"> after </w:t>
      </w:r>
      <w:r w:rsidR="008B4975">
        <w:rPr>
          <w:sz w:val="24"/>
          <w:szCs w:val="24"/>
        </w:rPr>
        <w:t>12</w:t>
      </w:r>
      <w:r w:rsidR="00302FE7">
        <w:rPr>
          <w:sz w:val="24"/>
          <w:szCs w:val="24"/>
        </w:rPr>
        <w:t xml:space="preserve">0 epochs. </w:t>
      </w:r>
      <w:r w:rsidR="00AE2E96">
        <w:rPr>
          <w:sz w:val="24"/>
          <w:szCs w:val="24"/>
        </w:rPr>
        <w:t>The</w:t>
      </w:r>
      <w:r w:rsidR="00F3285F">
        <w:rPr>
          <w:sz w:val="24"/>
          <w:szCs w:val="24"/>
        </w:rPr>
        <w:t xml:space="preserve"> </w:t>
      </w:r>
      <w:r w:rsidR="00302FE7">
        <w:rPr>
          <w:sz w:val="24"/>
          <w:szCs w:val="24"/>
        </w:rPr>
        <w:t>stop</w:t>
      </w:r>
      <w:r w:rsidR="00AE2E96">
        <w:rPr>
          <w:sz w:val="24"/>
          <w:szCs w:val="24"/>
        </w:rPr>
        <w:t>ping</w:t>
      </w:r>
      <w:r w:rsidR="00302FE7">
        <w:rPr>
          <w:sz w:val="24"/>
          <w:szCs w:val="24"/>
        </w:rPr>
        <w:t xml:space="preserve"> criterion </w:t>
      </w:r>
      <w:r w:rsidR="00F3285F">
        <w:rPr>
          <w:sz w:val="24"/>
          <w:szCs w:val="24"/>
        </w:rPr>
        <w:t xml:space="preserve">was defined as </w:t>
      </w:r>
      <w:r w:rsidR="00302FE7">
        <w:rPr>
          <w:sz w:val="24"/>
          <w:szCs w:val="24"/>
        </w:rPr>
        <w:t xml:space="preserve">no decrease in </w:t>
      </w:r>
      <w:r w:rsidR="005A6781">
        <w:rPr>
          <w:sz w:val="24"/>
          <w:szCs w:val="24"/>
        </w:rPr>
        <w:t xml:space="preserve">validation </w:t>
      </w:r>
      <w:r w:rsidR="00302FE7">
        <w:rPr>
          <w:sz w:val="24"/>
          <w:szCs w:val="24"/>
        </w:rPr>
        <w:t xml:space="preserve">loss for </w:t>
      </w:r>
      <w:r w:rsidR="008B4975">
        <w:rPr>
          <w:sz w:val="24"/>
          <w:szCs w:val="24"/>
        </w:rPr>
        <w:t>2</w:t>
      </w:r>
      <w:r w:rsidR="00302FE7">
        <w:rPr>
          <w:sz w:val="24"/>
          <w:szCs w:val="24"/>
        </w:rPr>
        <w:t xml:space="preserve">0 epochs. </w:t>
      </w:r>
      <w:r w:rsidR="00F3285F">
        <w:rPr>
          <w:sz w:val="24"/>
          <w:szCs w:val="24"/>
        </w:rPr>
        <w:t>R</w:t>
      </w:r>
      <w:r w:rsidR="00302FE7">
        <w:rPr>
          <w:sz w:val="24"/>
          <w:szCs w:val="24"/>
        </w:rPr>
        <w:t>esulting segmentation masks were post-processed to keep only the largest connected component</w:t>
      </w:r>
      <w:r w:rsidR="002C5F06">
        <w:rPr>
          <w:sz w:val="24"/>
          <w:szCs w:val="24"/>
        </w:rPr>
        <w:t xml:space="preserve"> separately for each class</w:t>
      </w:r>
      <w:r w:rsidR="00302FE7">
        <w:rPr>
          <w:sz w:val="24"/>
          <w:szCs w:val="24"/>
        </w:rPr>
        <w:t>.</w:t>
      </w:r>
    </w:p>
    <w:p w14:paraId="318C2FA8" w14:textId="77777777" w:rsidR="006F0E76" w:rsidRDefault="006F0E76" w:rsidP="006D64E5">
      <w:pPr>
        <w:jc w:val="both"/>
        <w:rPr>
          <w:b/>
          <w:bCs/>
          <w:sz w:val="24"/>
          <w:szCs w:val="24"/>
        </w:rPr>
      </w:pPr>
    </w:p>
    <w:p w14:paraId="78630BE9" w14:textId="071451A1" w:rsidR="000F1136" w:rsidRPr="000F1136" w:rsidRDefault="000F1136" w:rsidP="006D64E5">
      <w:pPr>
        <w:jc w:val="both"/>
        <w:rPr>
          <w:b/>
          <w:bCs/>
          <w:sz w:val="24"/>
          <w:szCs w:val="24"/>
        </w:rPr>
      </w:pPr>
      <w:r w:rsidRPr="00594F84">
        <w:rPr>
          <w:b/>
          <w:bCs/>
          <w:sz w:val="24"/>
          <w:szCs w:val="24"/>
        </w:rPr>
        <w:t>2.2.</w:t>
      </w:r>
      <w:r>
        <w:rPr>
          <w:b/>
          <w:bCs/>
          <w:sz w:val="24"/>
          <w:szCs w:val="24"/>
        </w:rPr>
        <w:t>3</w:t>
      </w:r>
      <w:r w:rsidRPr="00594F84">
        <w:rPr>
          <w:b/>
          <w:bCs/>
          <w:sz w:val="24"/>
          <w:szCs w:val="24"/>
        </w:rPr>
        <w:t xml:space="preserve"> </w:t>
      </w:r>
      <w:r w:rsidR="003F1DE7">
        <w:rPr>
          <w:b/>
          <w:bCs/>
          <w:sz w:val="24"/>
          <w:szCs w:val="24"/>
        </w:rPr>
        <w:t>Calculating</w:t>
      </w:r>
      <w:r w:rsidR="00E87C2B">
        <w:rPr>
          <w:b/>
          <w:bCs/>
          <w:sz w:val="24"/>
          <w:szCs w:val="24"/>
        </w:rPr>
        <w:t xml:space="preserve"> pulse transit time</w:t>
      </w:r>
      <w:r w:rsidRPr="00594F84">
        <w:rPr>
          <w:b/>
          <w:bCs/>
          <w:sz w:val="24"/>
          <w:szCs w:val="24"/>
        </w:rPr>
        <w:t xml:space="preserve"> </w:t>
      </w:r>
    </w:p>
    <w:p w14:paraId="124349DA" w14:textId="77777777" w:rsidR="006B78CE" w:rsidRDefault="004B7EEC" w:rsidP="00E90214">
      <w:pPr>
        <w:spacing w:line="278" w:lineRule="auto"/>
        <w:jc w:val="both"/>
        <w:rPr>
          <w:sz w:val="24"/>
          <w:szCs w:val="24"/>
        </w:rPr>
      </w:pPr>
      <w:r>
        <w:rPr>
          <w:sz w:val="24"/>
          <w:szCs w:val="24"/>
        </w:rPr>
        <w:t>Segmentation</w:t>
      </w:r>
      <w:r w:rsidR="00451A67">
        <w:rPr>
          <w:sz w:val="24"/>
          <w:szCs w:val="24"/>
        </w:rPr>
        <w:t>s</w:t>
      </w:r>
      <w:r>
        <w:rPr>
          <w:sz w:val="24"/>
          <w:szCs w:val="24"/>
        </w:rPr>
        <w:t xml:space="preserve"> of ascending and descending area were trained and </w:t>
      </w:r>
      <w:r w:rsidR="00A9388B">
        <w:rPr>
          <w:sz w:val="24"/>
          <w:szCs w:val="24"/>
        </w:rPr>
        <w:t>tested on the magnitude series. Then, a</w:t>
      </w:r>
      <w:r w:rsidR="00192BD0">
        <w:rPr>
          <w:sz w:val="24"/>
          <w:szCs w:val="24"/>
        </w:rPr>
        <w:t>scending and descending a</w:t>
      </w:r>
      <w:r w:rsidR="00E87C2B">
        <w:rPr>
          <w:sz w:val="24"/>
          <w:szCs w:val="24"/>
        </w:rPr>
        <w:t>ortic f</w:t>
      </w:r>
      <w:r w:rsidR="00F3285F">
        <w:rPr>
          <w:sz w:val="24"/>
          <w:szCs w:val="24"/>
        </w:rPr>
        <w:t xml:space="preserve">low curves were produced by taking the average blood velocity </w:t>
      </w:r>
      <w:r w:rsidR="00093B23">
        <w:rPr>
          <w:sz w:val="24"/>
          <w:szCs w:val="24"/>
        </w:rPr>
        <w:t>over all pixels in the segmentation mask</w:t>
      </w:r>
      <w:r w:rsidR="00A317C9">
        <w:rPr>
          <w:sz w:val="24"/>
          <w:szCs w:val="24"/>
        </w:rPr>
        <w:t>s</w:t>
      </w:r>
      <w:r w:rsidR="00093B23">
        <w:rPr>
          <w:sz w:val="24"/>
          <w:szCs w:val="24"/>
        </w:rPr>
        <w:t xml:space="preserve"> </w:t>
      </w:r>
      <w:r w:rsidR="00A317C9">
        <w:rPr>
          <w:sz w:val="24"/>
          <w:szCs w:val="24"/>
        </w:rPr>
        <w:t xml:space="preserve">for each </w:t>
      </w:r>
      <w:r w:rsidR="00F13480">
        <w:rPr>
          <w:sz w:val="24"/>
          <w:szCs w:val="24"/>
        </w:rPr>
        <w:t xml:space="preserve">time frame </w:t>
      </w:r>
      <w:r w:rsidR="008A557F">
        <w:rPr>
          <w:sz w:val="24"/>
          <w:szCs w:val="24"/>
        </w:rPr>
        <w:t xml:space="preserve">of </w:t>
      </w:r>
      <w:r w:rsidR="00A9388B">
        <w:rPr>
          <w:sz w:val="24"/>
          <w:szCs w:val="24"/>
        </w:rPr>
        <w:t>corresponding phase series</w:t>
      </w:r>
      <w:r w:rsidR="00093B23">
        <w:rPr>
          <w:sz w:val="24"/>
          <w:szCs w:val="24"/>
        </w:rPr>
        <w:t>.</w:t>
      </w:r>
      <w:r w:rsidR="00A317C9">
        <w:rPr>
          <w:sz w:val="24"/>
          <w:szCs w:val="24"/>
        </w:rPr>
        <w:t xml:space="preserve"> </w:t>
      </w:r>
      <w:r w:rsidR="00192BD0">
        <w:rPr>
          <w:sz w:val="24"/>
          <w:szCs w:val="24"/>
        </w:rPr>
        <w:t>To calculate pulse transit time, both f</w:t>
      </w:r>
      <w:r w:rsidR="005A6781">
        <w:rPr>
          <w:sz w:val="24"/>
          <w:szCs w:val="24"/>
        </w:rPr>
        <w:t xml:space="preserve">low curves were first band-pass </w:t>
      </w:r>
      <w:r w:rsidR="003F1DE7">
        <w:rPr>
          <w:sz w:val="24"/>
          <w:szCs w:val="24"/>
        </w:rPr>
        <w:t>filter</w:t>
      </w:r>
      <w:r w:rsidR="005A6781">
        <w:rPr>
          <w:sz w:val="24"/>
          <w:szCs w:val="24"/>
        </w:rPr>
        <w:t>ed</w:t>
      </w:r>
      <w:r w:rsidR="003F1DE7">
        <w:rPr>
          <w:sz w:val="24"/>
          <w:szCs w:val="24"/>
        </w:rPr>
        <w:t xml:space="preserve"> </w:t>
      </w:r>
      <w:r w:rsidR="00E87C2B">
        <w:rPr>
          <w:sz w:val="24"/>
          <w:szCs w:val="24"/>
        </w:rPr>
        <w:t xml:space="preserve">with </w:t>
      </w:r>
      <w:r w:rsidR="00BA6941">
        <w:rPr>
          <w:sz w:val="24"/>
          <w:szCs w:val="24"/>
        </w:rPr>
        <w:t>a</w:t>
      </w:r>
      <w:r w:rsidR="00E87C2B">
        <w:rPr>
          <w:sz w:val="24"/>
          <w:szCs w:val="24"/>
        </w:rPr>
        <w:t xml:space="preserve"> Fourier </w:t>
      </w:r>
      <w:r w:rsidR="003F1DE7">
        <w:rPr>
          <w:sz w:val="24"/>
          <w:szCs w:val="24"/>
        </w:rPr>
        <w:t xml:space="preserve">smoothing algorithm </w:t>
      </w:r>
      <w:r w:rsidR="00871C7A">
        <w:rPr>
          <w:sz w:val="24"/>
          <w:szCs w:val="24"/>
        </w:rPr>
        <w:t xml:space="preserve">implemented </w:t>
      </w:r>
      <w:r w:rsidR="005A6781">
        <w:rPr>
          <w:sz w:val="24"/>
          <w:szCs w:val="24"/>
        </w:rPr>
        <w:t xml:space="preserve">in </w:t>
      </w:r>
      <w:proofErr w:type="spellStart"/>
      <w:r w:rsidR="00871C7A">
        <w:rPr>
          <w:sz w:val="24"/>
          <w:szCs w:val="24"/>
        </w:rPr>
        <w:t>Scipy</w:t>
      </w:r>
      <w:proofErr w:type="spellEnd"/>
      <w:r w:rsidR="00871C7A">
        <w:rPr>
          <w:sz w:val="24"/>
          <w:szCs w:val="24"/>
        </w:rPr>
        <w:t xml:space="preserve"> </w:t>
      </w:r>
      <w:r w:rsidR="00871C7A">
        <w:rPr>
          <w:sz w:val="24"/>
          <w:szCs w:val="24"/>
        </w:rPr>
        <w:fldChar w:fldCharType="begin" w:fldLock="1"/>
      </w:r>
      <w:r w:rsidR="00B2088F">
        <w:rPr>
          <w:sz w:val="24"/>
          <w:szCs w:val="24"/>
        </w:rPr>
        <w:instrText>ADDIN CSL_CITATION {"citationItems":[{"id":"ITEM-1","itemData":{"DOI":"10.1038/s41592-019-0686-2","ISSN":"15487105","PMID":"32015543","abstract":"SciPy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author":[{"dropping-particle":"","family":"Virtanen","given":"Pauli","non-dropping-particle":"","parse-names":false,"suffix":""},{"dropping-particle":"","family":"Gommers","given":"Ralf","non-dropping-particle":"","parse-names":false,"suffix":""},{"dropping-particle":"","family":"Oliphant","given":"Travis E.","non-dropping-particle":"","parse-names":false,"suffix":""},{"dropping-particle":"","family":"Haberland","given":"Matt","non-dropping-particle":"","parse-names":false,"suffix":""},{"dropping-particle":"","family":"Reddy","given":"Tyler","non-dropping-particle":"","parse-names":false,"suffix":""},{"dropping-particle":"","family":"Cournapeau","given":"David","non-dropping-particle":"","parse-names":false,"suffix":""},{"dropping-particle":"","family":"Burovski","given":"Evgeni","non-dropping-particle":"","parse-names":false,"suffix":""},{"dropping-particle":"","family":"Peterson","given":"Pearu","non-dropping-particle":"","parse-names":false,"suffix":""},{"dropping-particle":"","family":"Weckesser","given":"Warren","non-dropping-particle":"","parse-names":false,"suffix":""},{"dropping-particle":"","family":"Bright","given":"Jonathan","non-dropping-particle":"","parse-names":false,"suffix":""},{"dropping-particle":"","family":"Walt","given":"Stéfan J.","non-dropping-particle":"van der","parse-names":false,"suffix":""},{"dropping-particle":"","family":"Brett","given":"Matthew","non-dropping-particle":"","parse-names":false,"suffix":""},{"dropping-particle":"","family":"Wilson","given":"Joshua","non-dropping-particle":"","parse-names":false,"suffix":""},{"dropping-particle":"","family":"Millman","given":"K. Jarrod","non-dropping-particle":"","parse-names":false,"suffix":""},{"dropping-particle":"","family":"Mayorov","given":"Nikolay","non-dropping-particle":"","parse-names":false,"suffix":""},{"dropping-particle":"","family":"Nelson","given":"Andrew R.J.","non-dropping-particle":"","parse-names":false,"suffix":""},{"dropping-particle":"","family":"Jones","given":"Eric","non-dropping-particle":"","parse-names":false,"suffix":""},{"dropping-particle":"","family":"Kern","given":"Robert","non-dropping-particle":"","parse-names":false,"suffix":""},{"dropping-particle":"","family":"Larson","given":"Eric","non-dropping-particle":"","parse-names":false,"suffix":""},{"dropping-particle":"","family":"Carey","given":"C. J.","non-dropping-particle":"","parse-names":false,"suffix":""},{"dropping-particle":"","family":"Polat","given":"İlhan","non-dropping-particle":"","parse-names":false,"suffix":""},{"dropping-particle":"","family":"Feng","given":"Yu","non-dropping-particle":"","parse-names":false,"suffix":""},{"dropping-particle":"","family":"Moore","given":"Eric W.","non-dropping-particle":"","parse-names":false,"suffix":""},{"dropping-particle":"","family":"VanderPlas","given":"Jake","non-dropping-particle":"","parse-names":false,"suffix":""},{"dropping-particle":"","family":"Laxalde","given":"Denis","non-dropping-particle":"","parse-names":false,"suffix":""},{"dropping-particle":"","family":"Perktold","given":"Josef","non-dropping-particle":"","parse-names":false,"suffix":""},{"dropping-particle":"","family":"Cimrman","given":"Robert","non-dropping-particle":"","parse-names":false,"suffix":""},{"dropping-particle":"","family":"Henriksen","given":"Ian","non-dropping-particle":"","parse-names":false,"suffix":""},{"dropping-particle":"","family":"Quintero","given":"E. A.","non-dropping-particle":"","parse-names":false,"suffix":""},{"dropping-particle":"","family":"Harris","given":"Charles R.","non-dropping-particle":"","parse-names":false,"suffix":""},{"dropping-particle":"","family":"Archibald","given":"Anne M.","non-dropping-particle":"","parse-names":false,"suffix":""},{"dropping-particle":"","family":"Ribeiro","given":"Antônio H.","non-dropping-particle":"","parse-names":false,"suffix":""},{"dropping-particle":"","family":"Pedregosa","given":"Fabian","non-dropping-particle":"","parse-names":false,"suffix":""},{"dropping-particle":"","family":"Mulbregt","given":"Paul","non-dropping-particle":"van","parse-names":false,"suffix":""},{"dropping-particle":"","family":"Vijaykumar","given":"Aditya","non-dropping-particle":"","parse-names":false,"suffix":""},{"dropping-particle":"Pietro","family":"Bardelli","given":"Alessandro","non-dropping-particle":"","parse-names":false,"suffix":""},{"dropping-particle":"","family":"Rothberg","given":"Alex","non-dropping-particle":"","parse-names":false,"suffix":""},{"dropping-particle":"","family":"Hilboll","given":"Andreas","non-dropping-particle":"","parse-names":false,"suffix":""},{"dropping-particle":"","family":"Kloeckner","given":"Andreas","non-dropping-particle":"","parse-names":false,"suffix":""},{"dropping-particle":"","family":"Scopatz","given":"Anthony","non-dropping-particle":"","parse-names":false,"suffix":""},{"dropping-particle":"","family":"Lee","given":"Antony","non-dropping-particle":"","parse-names":false,"suffix":""},{"dropping-particle":"","family":"Rokem","given":"Ariel","non-dropping-particle":"","parse-names":false,"suffix":""},{"dropping-particle":"","family":"Woods","given":"C. Nathan","non-dropping-particle":"","parse-names":false,"suffix":""},{"dropping-particle":"","family":"Fulton","given":"Chad","non-dropping-particle":"","parse-names":false,"suffix":""},{"dropping-particle":"","family":"Masson","given":"Charles","non-dropping-particle":"","parse-names":false,"suffix":""},{"dropping-particle":"","family":"Häggström","given":"Christian","non-dropping-particle":"","parse-names":false,"suffix":""},{"dropping-particle":"","family":"Fitzgerald","given":"Clark","non-dropping-particle":"","parse-names":false,"suffix":""},{"dropping-particle":"","family":"Nicholson","given":"David A.","non-dropping-particle":"","parse-names":false,"suffix":""},{"dropping-particle":"","family":"Hagen","given":"David R.","non-dropping-particle":"","parse-names":false,"suffix":""},{"dropping-particle":"V.","family":"Pasechnik","given":"Dmitrii","non-dropping-particle":"","parse-names":false,"suffix":""},{"dropping-particle":"","family":"Olivetti","given":"Emanuele","non-dropping-particle":"","parse-names":false,"suffix":""},{"dropping-particle":"","family":"Martin","given":"Eric","non-dropping-particle":"","parse-names":false,"suffix":""},{"dropping-particle":"","family":"Wieser","given":"Eric","non-dropping-particle":"","parse-names":false,"suffix":""},{"dropping-particle":"","family":"Silva","given":"Fabrice","non-dropping-particle":"","parse-names":false,"suffix":""},{"dropping-particle":"","family":"Lenders","given":"Felix","non-dropping-particle":"","parse-names":false,"suffix":""},{"dropping-particle":"","family":"Wilhelm","given":"Florian","non-dropping-particle":"","parse-names":false,"suffix":""},{"dropping-particle":"","family":"Young","given":"G.","non-dropping-particle":"","parse-names":false,"suffix":""},{"dropping-particle":"","family":"Price","given":"Gavin A.","non-dropping-particle":"","parse-names":false,"suffix":""},{"dropping-particle":"","family":"Ingold","given":"Gert Ludwig","non-dropping-particle":"","parse-names":false,"suffix":""},{"dropping-particle":"","family":"Allen","given":"Gregory E.","non-dropping-particle":"","parse-names":false,"suffix":""},{"dropping-particle":"","family":"Lee","given":"Gregory R.","non-dropping-particle":"","parse-names":false,"suffix":""},{"dropping-particle":"","family":"Audren","given":"Hervé","non-dropping-particle":"","parse-names":false,"suffix":""},{"dropping-particle":"","family":"Probst","given":"Irvin","non-dropping-particle":"","parse-names":false,"suffix":""},{"dropping-particle":"","family":"Dietrich","given":"Jörg P.","non-dropping-particle":"","parse-names":false,"suffix":""},{"dropping-particle":"","family":"Silterra","given":"Jacob","non-dropping-particle":"","parse-names":false,"suffix":""},{"dropping-particle":"","family":"Webber","given":"James T.","non-dropping-particle":"","parse-names":false,"suffix":""},{"dropping-particle":"","family":"Slavič","given":"Janko","non-dropping-particle":"","parse-names":false,"suffix":""},{"dropping-particle":"","family":"Nothman","given":"Joel","non-dropping-particle":"","parse-names":false,"suffix":""},{"dropping-particle":"","family":"Buchner","given":"Johannes","non-dropping-particle":"","parse-names":false,"suffix":""},{"dropping-particle":"","family":"Kulick","given":"Johannes","non-dropping-particle":"","parse-names":false,"suffix":""},{"dropping-particle":"","family":"Schönberger","given":"Johannes L.","non-dropping-particle":"","parse-names":false,"suffix":""},{"dropping-particle":"","family":"Miranda Cardoso","given":"José Vinícius","non-dropping-particle":"de","parse-names":false,"suffix":""},{"dropping-particle":"","family":"Reimer","given":"Joscha","non-dropping-particle":"","parse-names":false,"suffix":""},{"dropping-particle":"","family":"Harrington","given":"Joseph","non-dropping-particle":"","parse-names":false,"suffix":""},{"dropping-particle":"","family":"Rodríguez","given":"Juan Luis Cano","non-dropping-particle":"","parse-names":false,"suffix":""},{"dropping-particle":"","family":"Nunez-Iglesias","given":"Juan","non-dropping-particle":"","parse-names":false,"suffix":""},{"dropping-particle":"","family":"Kuczynski","given":"Justin","non-dropping-particle":"","parse-names":false,"suffix":""},{"dropping-particle":"","family":"Tritz","given":"Kevin","non-dropping-particle":"","parse-names":false,"suffix":""},{"dropping-particle":"","family":"Thoma","given":"Martin","non-dropping-particle":"","parse-names":false,"suffix":""},{"dropping-particle":"","family":"Newville","given":"Matthew","non-dropping-particle":"","parse-names":false,"suffix":""},{"dropping-particle":"","family":"Kümmerer","given":"Matthias","non-dropping-particle":"","parse-names":false,"suffix":""},{"dropping-particle":"","family":"Bolingbroke","given":"Maximilian","non-dropping-particle":"","parse-names":false,"suffix":""},{"dropping-particle":"","family":"Tartre","given":"Michael","non-dropping-particle":"","parse-names":false,"suffix":""},{"dropping-particle":"","family":"Pak","given":"Mikhail","non-dropping-particle":"","parse-names":false,"suffix":""},{"dropping-particle":"","family":"Smith","given":"Nathaniel J.","non-dropping-particle":"","parse-names":false,"suffix":""},{"dropping-particle":"","family":"Nowaczyk","given":"Nikolai","non-dropping-particle":"","parse-names":false,"suffix":""},{"dropping-particle":"","family":"Shebanov","given":"Nikolay","non-dropping-particle":"","parse-names":false,"suffix":""},{"dropping-particle":"","family":"Pavlyk","given":"Oleksandr","non-dropping-particle":"","parse-names":false,"suffix":""},{"dropping-particle":"","family":"Brodtkorb","given":"Per A.","non-dropping-particle":"","parse-names":false,"suffix":""},{"dropping-particle":"","family":"Lee","given":"Perry","non-dropping-particle":"","parse-names":false,"suffix":""},{"dropping-particle":"","family":"McGibbon","given":"Robert T.","non-dropping-particle":"","parse-names":false,"suffix":""},{"dropping-particle":"","family":"Feldbauer","given":"Roman","non-dropping-particle":"","parse-names":false,"suffix":""},{"dropping-particle":"","family":"Lewis","given":"Sam","non-dropping-particle":"","parse-names":false,"suffix":""},{"dropping-particle":"","family":"Tygier","given":"Sam","non-dropping-particle":"","parse-names":false,"suffix":""},{"dropping-particle":"","family":"Sievert","given":"Scott","non-dropping-particle":"","parse-names":false,"suffix":""},{"dropping-particle":"","family":"Vigna","given":"Sebastiano","non-dropping-particle":"","parse-names":false,"suffix":""},{"dropping-particle":"","family":"Peterson","given":"Stefan","non-dropping-particle":"","parse-names":false,"suffix":""},{"dropping-particle":"","family":"More","given":"Surhud","non-dropping-particle":"","parse-names":false,"suffix":""},{"dropping-particle":"","family":"Pudlik","given":"Tadeusz","non-dropping-particle":"","parse-names":false,"suffix":""},{"dropping-particle":"","family":"Oshima","given":"Takuya","non-dropping-particle":"","parse-names":false,"suffix":""},{"dropping-particle":"","family":"Pingel","given":"Thomas J.","non-dropping-particle":"","parse-names":false,"suffix":""},{"dropping-particle":"","family":"Robitaille","given":"Thomas P.","non-dropping-particle":"","parse-names":false,"suffix":""},{"dropping-particle":"","family":"Spura","given":"Thomas","non-dropping-particle":"","parse-names":false,"suffix":""},{"dropping-particle":"","family":"Jones","given":"Thouis R.","non-dropping-particle":"","parse-names":false,"suffix":""},{"dropping-particle":"","family":"Cera","given":"Tim","non-dropping-particle":"","parse-names":false,"suffix":""},{"dropping-particle":"","family":"Leslie","given":"Tim","non-dropping-particle":"","parse-names":false,"suffix":""},{"dropping-particle":"","family":"Zito","given":"Tiziano","non-dropping-particle":"","parse-names":false,"suffix":""},{"dropping-particle":"","family":"Krauss","given":"Tom","non-dropping-particle":"","parse-names":false,"suffix":""},{"dropping-particle":"","family":"Upadhyay","given":"Utkarsh","non-dropping-particle":"","parse-names":false,"suffix":""},{"dropping-particle":"","family":"Halchenko","given":"Yaroslav O.","non-dropping-particle":"","parse-names":false,"suffix":""},{"dropping-particle":"","family":"Vázquez-Baeza","given":"Yoshiki","non-dropping-particle":"","parse-names":false,"suffix":""}],"container-title":"Nature Methods","id":"ITEM-1","issue":"3","issued":{"date-parts":[["2020"]]},"page":"261-272","title":"SciPy 1.0: fundamental algorithms for scientific computing in Python","type":"article-journal","volume":"17"},"uris":["http://www.mendeley.com/documents/?uuid=2c8f39d1-c72b-46cb-a830-95886ba784aa"]}],"mendeley":{"formattedCitation":"[19]","plainTextFormattedCitation":"[19]","previouslyFormattedCitation":"[19]"},"properties":{"noteIndex":0},"schema":"https://github.com/citation-style-language/schema/raw/master/csl-citation.json"}</w:instrText>
      </w:r>
      <w:r w:rsidR="00871C7A">
        <w:rPr>
          <w:sz w:val="24"/>
          <w:szCs w:val="24"/>
        </w:rPr>
        <w:fldChar w:fldCharType="separate"/>
      </w:r>
      <w:r w:rsidR="00380B8C" w:rsidRPr="00380B8C">
        <w:rPr>
          <w:noProof/>
          <w:sz w:val="24"/>
          <w:szCs w:val="24"/>
        </w:rPr>
        <w:t>[19]</w:t>
      </w:r>
      <w:r w:rsidR="00871C7A">
        <w:rPr>
          <w:sz w:val="24"/>
          <w:szCs w:val="24"/>
        </w:rPr>
        <w:fldChar w:fldCharType="end"/>
      </w:r>
      <w:r w:rsidR="00193750">
        <w:rPr>
          <w:sz w:val="24"/>
          <w:szCs w:val="24"/>
        </w:rPr>
        <w:t xml:space="preserve"> </w:t>
      </w:r>
      <w:r w:rsidR="00211CB7">
        <w:rPr>
          <w:sz w:val="24"/>
          <w:szCs w:val="24"/>
        </w:rPr>
        <w:t xml:space="preserve">and </w:t>
      </w:r>
      <w:r w:rsidR="005A6781">
        <w:rPr>
          <w:sz w:val="24"/>
          <w:szCs w:val="24"/>
        </w:rPr>
        <w:t xml:space="preserve">then </w:t>
      </w:r>
      <w:r w:rsidR="00211CB7">
        <w:rPr>
          <w:sz w:val="24"/>
          <w:szCs w:val="24"/>
        </w:rPr>
        <w:lastRenderedPageBreak/>
        <w:t>normaliz</w:t>
      </w:r>
      <w:r w:rsidR="005A6781">
        <w:rPr>
          <w:sz w:val="24"/>
          <w:szCs w:val="24"/>
        </w:rPr>
        <w:t>ed.</w:t>
      </w:r>
      <w:r w:rsidR="00211CB7">
        <w:rPr>
          <w:sz w:val="24"/>
          <w:szCs w:val="24"/>
        </w:rPr>
        <w:t xml:space="preserve"> </w:t>
      </w:r>
      <w:r w:rsidR="005A6781">
        <w:rPr>
          <w:sz w:val="24"/>
          <w:szCs w:val="24"/>
        </w:rPr>
        <w:t>T</w:t>
      </w:r>
      <w:r w:rsidR="00E87C2B">
        <w:rPr>
          <w:sz w:val="24"/>
          <w:szCs w:val="24"/>
        </w:rPr>
        <w:t>he inflection points (i</w:t>
      </w:r>
      <w:r w:rsidR="0021252A">
        <w:rPr>
          <w:sz w:val="24"/>
          <w:szCs w:val="24"/>
        </w:rPr>
        <w:t>.</w:t>
      </w:r>
      <w:r w:rsidR="00E87C2B">
        <w:rPr>
          <w:sz w:val="24"/>
          <w:szCs w:val="24"/>
        </w:rPr>
        <w:t xml:space="preserve">e. </w:t>
      </w:r>
      <w:r w:rsidR="00206FD3">
        <w:rPr>
          <w:sz w:val="24"/>
          <w:szCs w:val="24"/>
        </w:rPr>
        <w:t>t</w:t>
      </w:r>
      <w:r w:rsidR="00E87C2B">
        <w:rPr>
          <w:sz w:val="24"/>
          <w:szCs w:val="24"/>
        </w:rPr>
        <w:t xml:space="preserve">he peak of the first derivative) of systolic ejection curves in the </w:t>
      </w:r>
      <w:r w:rsidR="00E87C2B" w:rsidRPr="00F03A00">
        <w:rPr>
          <w:sz w:val="24"/>
          <w:szCs w:val="24"/>
        </w:rPr>
        <w:t xml:space="preserve">ascending </w:t>
      </w:r>
      <w:r w:rsidR="00E87C2B">
        <w:rPr>
          <w:sz w:val="24"/>
          <w:szCs w:val="24"/>
        </w:rPr>
        <w:t>and</w:t>
      </w:r>
      <w:r w:rsidR="00E87C2B" w:rsidRPr="00F03A00">
        <w:rPr>
          <w:sz w:val="24"/>
          <w:szCs w:val="24"/>
        </w:rPr>
        <w:t xml:space="preserve"> descending aorta</w:t>
      </w:r>
      <w:r w:rsidR="009E17F4">
        <w:rPr>
          <w:sz w:val="24"/>
          <w:szCs w:val="24"/>
        </w:rPr>
        <w:t xml:space="preserve"> </w:t>
      </w:r>
      <w:r w:rsidR="00192BD0">
        <w:rPr>
          <w:sz w:val="24"/>
          <w:szCs w:val="24"/>
        </w:rPr>
        <w:t xml:space="preserve">were calculated and the time between the inflection points used as the transit time </w:t>
      </w:r>
      <w:r w:rsidR="009E17F4">
        <w:rPr>
          <w:sz w:val="24"/>
          <w:szCs w:val="24"/>
        </w:rPr>
        <w:t>(see Figure 3)</w:t>
      </w:r>
      <w:r w:rsidR="00E87C2B">
        <w:rPr>
          <w:sz w:val="24"/>
          <w:szCs w:val="24"/>
        </w:rPr>
        <w:t xml:space="preserve">. </w:t>
      </w:r>
    </w:p>
    <w:p w14:paraId="5CDB343F" w14:textId="516EDEB6" w:rsidR="00F05DE5" w:rsidRPr="006F029A" w:rsidRDefault="00F05DE5" w:rsidP="00E90214">
      <w:pPr>
        <w:spacing w:line="278" w:lineRule="auto"/>
        <w:jc w:val="both"/>
        <w:rPr>
          <w:sz w:val="24"/>
          <w:szCs w:val="24"/>
        </w:rPr>
      </w:pPr>
    </w:p>
    <w:p w14:paraId="5F6C8B79" w14:textId="77777777" w:rsidR="00E90214" w:rsidRDefault="00E90214" w:rsidP="006D64E5">
      <w:pPr>
        <w:spacing w:line="278" w:lineRule="auto"/>
        <w:jc w:val="both"/>
        <w:rPr>
          <w:b/>
          <w:bCs/>
          <w:sz w:val="24"/>
          <w:szCs w:val="24"/>
          <w:u w:val="single"/>
        </w:rPr>
      </w:pPr>
    </w:p>
    <w:p w14:paraId="48CB63EA" w14:textId="6D9A9C56" w:rsidR="00517395" w:rsidRDefault="005A4D7C" w:rsidP="006D64E5">
      <w:pPr>
        <w:spacing w:line="278" w:lineRule="auto"/>
        <w:jc w:val="both"/>
        <w:rPr>
          <w:b/>
          <w:bCs/>
          <w:sz w:val="24"/>
          <w:szCs w:val="24"/>
          <w:u w:val="single"/>
        </w:rPr>
      </w:pPr>
      <w:r>
        <w:rPr>
          <w:b/>
          <w:bCs/>
          <w:sz w:val="24"/>
          <w:szCs w:val="24"/>
          <w:u w:val="single"/>
        </w:rPr>
        <w:t>2.</w:t>
      </w:r>
      <w:r w:rsidR="00826DF7">
        <w:rPr>
          <w:b/>
          <w:bCs/>
          <w:sz w:val="24"/>
          <w:szCs w:val="24"/>
          <w:u w:val="single"/>
        </w:rPr>
        <w:t>4</w:t>
      </w:r>
      <w:r>
        <w:rPr>
          <w:b/>
          <w:bCs/>
          <w:sz w:val="24"/>
          <w:szCs w:val="24"/>
          <w:u w:val="single"/>
        </w:rPr>
        <w:t xml:space="preserve"> </w:t>
      </w:r>
      <w:bookmarkStart w:id="11" w:name="_Hlk169985316"/>
      <w:r w:rsidR="009915F9">
        <w:rPr>
          <w:b/>
          <w:bCs/>
          <w:sz w:val="24"/>
          <w:szCs w:val="24"/>
          <w:u w:val="single"/>
        </w:rPr>
        <w:t>Validation</w:t>
      </w:r>
      <w:r w:rsidR="007554DE">
        <w:rPr>
          <w:b/>
          <w:bCs/>
          <w:sz w:val="24"/>
          <w:szCs w:val="24"/>
          <w:u w:val="single"/>
        </w:rPr>
        <w:t xml:space="preserve"> </w:t>
      </w:r>
      <w:bookmarkEnd w:id="11"/>
    </w:p>
    <w:p w14:paraId="74411558" w14:textId="606D1646" w:rsidR="00A94838" w:rsidRPr="00826DF7" w:rsidRDefault="00826DF7" w:rsidP="006D64E5">
      <w:pPr>
        <w:spacing w:line="278" w:lineRule="auto"/>
        <w:jc w:val="both"/>
        <w:rPr>
          <w:b/>
          <w:bCs/>
          <w:sz w:val="24"/>
          <w:szCs w:val="24"/>
        </w:rPr>
      </w:pPr>
      <w:r w:rsidRPr="00826DF7">
        <w:rPr>
          <w:b/>
          <w:bCs/>
          <w:sz w:val="24"/>
          <w:szCs w:val="24"/>
        </w:rPr>
        <w:t xml:space="preserve">2.4.1 </w:t>
      </w:r>
      <w:r w:rsidR="00D6248F">
        <w:rPr>
          <w:b/>
          <w:bCs/>
          <w:sz w:val="24"/>
          <w:szCs w:val="24"/>
        </w:rPr>
        <w:t>A</w:t>
      </w:r>
      <w:r w:rsidR="00F10410">
        <w:rPr>
          <w:b/>
          <w:bCs/>
          <w:sz w:val="24"/>
          <w:szCs w:val="24"/>
        </w:rPr>
        <w:t xml:space="preserve">ortic path length </w:t>
      </w:r>
      <w:r w:rsidR="002241C4" w:rsidRPr="00826DF7">
        <w:rPr>
          <w:b/>
          <w:bCs/>
          <w:sz w:val="24"/>
          <w:szCs w:val="24"/>
        </w:rPr>
        <w:t>validation</w:t>
      </w:r>
    </w:p>
    <w:p w14:paraId="02DF920C" w14:textId="755854C9" w:rsidR="006B78CE" w:rsidRDefault="005E5D8E" w:rsidP="006D64E5">
      <w:pPr>
        <w:jc w:val="both"/>
        <w:rPr>
          <w:sz w:val="24"/>
          <w:szCs w:val="24"/>
        </w:rPr>
      </w:pPr>
      <w:commentRangeStart w:id="12"/>
      <w:r>
        <w:rPr>
          <w:color w:val="000000" w:themeColor="text1"/>
          <w:sz w:val="24"/>
          <w:szCs w:val="24"/>
        </w:rPr>
        <w:t>We</w:t>
      </w:r>
      <w:commentRangeEnd w:id="12"/>
      <w:r>
        <w:rPr>
          <w:rStyle w:val="CommentReference"/>
        </w:rPr>
        <w:commentReference w:id="12"/>
      </w:r>
      <w:r>
        <w:rPr>
          <w:color w:val="000000" w:themeColor="text1"/>
          <w:sz w:val="24"/>
          <w:szCs w:val="24"/>
        </w:rPr>
        <w:t xml:space="preserve"> </w:t>
      </w:r>
      <w:r w:rsidR="00951006">
        <w:rPr>
          <w:color w:val="000000" w:themeColor="text1"/>
          <w:sz w:val="24"/>
          <w:szCs w:val="24"/>
        </w:rPr>
        <w:t>validated</w:t>
      </w:r>
      <w:r w:rsidR="00951006" w:rsidRPr="00A94838">
        <w:rPr>
          <w:color w:val="000000" w:themeColor="text1"/>
          <w:sz w:val="24"/>
          <w:szCs w:val="24"/>
        </w:rPr>
        <w:t xml:space="preserve"> </w:t>
      </w:r>
      <w:r w:rsidR="00A44FDC">
        <w:rPr>
          <w:color w:val="000000" w:themeColor="text1"/>
          <w:sz w:val="24"/>
          <w:szCs w:val="24"/>
        </w:rPr>
        <w:t xml:space="preserve">the </w:t>
      </w:r>
      <w:r w:rsidR="0083167F">
        <w:rPr>
          <w:color w:val="000000" w:themeColor="text1"/>
          <w:sz w:val="24"/>
          <w:szCs w:val="24"/>
        </w:rPr>
        <w:t>3D</w:t>
      </w:r>
      <w:r w:rsidR="00826DF7" w:rsidRPr="00826DF7">
        <w:rPr>
          <w:color w:val="000000" w:themeColor="text1"/>
          <w:sz w:val="24"/>
          <w:szCs w:val="24"/>
        </w:rPr>
        <w:t xml:space="preserve"> </w:t>
      </w:r>
      <w:r w:rsidR="00951006">
        <w:rPr>
          <w:color w:val="000000" w:themeColor="text1"/>
          <w:sz w:val="24"/>
          <w:szCs w:val="24"/>
        </w:rPr>
        <w:t xml:space="preserve">path length </w:t>
      </w:r>
      <w:r w:rsidR="00801D48">
        <w:rPr>
          <w:color w:val="000000" w:themeColor="text1"/>
          <w:sz w:val="24"/>
          <w:szCs w:val="24"/>
        </w:rPr>
        <w:t xml:space="preserve">estimation </w:t>
      </w:r>
      <w:r w:rsidR="00826DF7">
        <w:rPr>
          <w:color w:val="000000" w:themeColor="text1"/>
          <w:sz w:val="24"/>
          <w:szCs w:val="24"/>
        </w:rPr>
        <w:t>using</w:t>
      </w:r>
      <w:r w:rsidR="002241C4" w:rsidRPr="00A94838">
        <w:rPr>
          <w:color w:val="000000" w:themeColor="text1"/>
          <w:sz w:val="24"/>
          <w:szCs w:val="24"/>
        </w:rPr>
        <w:t xml:space="preserve"> an independent data set collected from The Royal Free Hospital (</w:t>
      </w:r>
      <w:r w:rsidR="002528AF">
        <w:rPr>
          <w:color w:val="000000" w:themeColor="text1"/>
          <w:sz w:val="24"/>
          <w:szCs w:val="24"/>
        </w:rPr>
        <w:t>research ethics committee reference</w:t>
      </w:r>
      <w:r w:rsidR="002241C4" w:rsidRPr="00A94838">
        <w:rPr>
          <w:color w:val="000000" w:themeColor="text1"/>
          <w:sz w:val="24"/>
          <w:szCs w:val="24"/>
        </w:rPr>
        <w:t>: 06/Q0508/124)</w:t>
      </w:r>
      <w:r w:rsidR="00451A67">
        <w:rPr>
          <w:color w:val="000000" w:themeColor="text1"/>
          <w:sz w:val="24"/>
          <w:szCs w:val="24"/>
        </w:rPr>
        <w:t>. The cohort consisted of</w:t>
      </w:r>
      <w:r w:rsidR="002241C4" w:rsidRPr="00A94838">
        <w:rPr>
          <w:color w:val="000000" w:themeColor="text1"/>
          <w:sz w:val="24"/>
          <w:szCs w:val="24"/>
        </w:rPr>
        <w:t xml:space="preserve"> 10 </w:t>
      </w:r>
      <w:r w:rsidR="00951006">
        <w:rPr>
          <w:color w:val="000000" w:themeColor="text1"/>
          <w:sz w:val="24"/>
          <w:szCs w:val="24"/>
        </w:rPr>
        <w:t xml:space="preserve">adult </w:t>
      </w:r>
      <w:r w:rsidR="002241C4" w:rsidRPr="00A94838">
        <w:rPr>
          <w:color w:val="000000" w:themeColor="text1"/>
          <w:sz w:val="24"/>
          <w:szCs w:val="24"/>
        </w:rPr>
        <w:t xml:space="preserve">patients referred for a cardiac MR scan as part of </w:t>
      </w:r>
      <w:r w:rsidR="00451A67">
        <w:rPr>
          <w:color w:val="000000" w:themeColor="text1"/>
          <w:sz w:val="24"/>
          <w:szCs w:val="24"/>
        </w:rPr>
        <w:t>routine</w:t>
      </w:r>
      <w:r w:rsidR="00451A67" w:rsidRPr="00A94838">
        <w:rPr>
          <w:color w:val="000000" w:themeColor="text1"/>
          <w:sz w:val="24"/>
          <w:szCs w:val="24"/>
        </w:rPr>
        <w:t xml:space="preserve"> </w:t>
      </w:r>
      <w:r w:rsidR="002241C4" w:rsidRPr="00A94838">
        <w:rPr>
          <w:color w:val="000000" w:themeColor="text1"/>
          <w:sz w:val="24"/>
          <w:szCs w:val="24"/>
        </w:rPr>
        <w:t>clinical</w:t>
      </w:r>
      <w:r w:rsidR="00451A67">
        <w:rPr>
          <w:color w:val="000000" w:themeColor="text1"/>
          <w:sz w:val="24"/>
          <w:szCs w:val="24"/>
        </w:rPr>
        <w:t xml:space="preserve"> care</w:t>
      </w:r>
      <w:r w:rsidR="00946A51">
        <w:rPr>
          <w:color w:val="000000" w:themeColor="text1"/>
          <w:sz w:val="24"/>
          <w:szCs w:val="24"/>
        </w:rPr>
        <w:fldChar w:fldCharType="begin" w:fldLock="1"/>
      </w:r>
      <w:r w:rsidR="00380B8C">
        <w:rPr>
          <w:color w:val="000000" w:themeColor="text1"/>
          <w:sz w:val="24"/>
          <w:szCs w:val="24"/>
        </w:rPr>
        <w:instrText>ADDIN CSL_CITATION {"citationItems":[{"id":"ITEM-1","itemData":{"DOI":"10.1016/j.mri.2024.110253","ISSN":"18735894","PMID":"39401602","abstract":"Background: The identification and measurement of aortic aneurysms is an important clinical problem. While specialized high-resolution 3D CMR sequences allow detailed aortic assessment, they are time-consuming which limits their use in screening routine cardiac scans and in population studies. Methods: A 3D U-Net, U-NetLR, was used to create 3D isotropic segmentations of the aorta from standard anisotropic 2D trans-axial localizers with low through-plane resolution. Training data was generated from high-resolution 3D isotropic whole heart images by simulating anisotropic images that resemble the low-resolution 2D localizers (the inputs). These inputs were paired with 3D isotropic ‘ground truth’ segmentation masks (the targets) created by a clinician from the high-resolution isotropic images. Segmentation quality was evaluated using an external dataset from UK Biobank. Segmentation accuracy was measured against ground-truth segmentations from concurrently acquired cardiac-triggered, respiratory-gated, high-resolution 3D isotropic whole heart images. Finally, the proposed method was compared to U-NetHR, a 3D U-Net variant trained directly on high-resolution 3D isotropic images. A second observer was recruited to investigate the interobserver variability. Results: Qualitative validation on an external dataset (UK Biobank) of 180 subjects showed that 93 % of 3D segmentations with the proposed model (U-NetLR) were considered suitable for clinical use. In quantitative analysis, the proposed method (U-NetLR) showed good agreement with ground-truth segmentations from isotropic 3D images with a mean DICE score of 0.9, which is no difference from automated segmentations made directly on the high-resolution 3D isotropic aorta images (U-NetHR). When comparing measurements, there is no significant difference between U-NetLR, U-NetHR and two clinical observers in the diameter measurements at the mid ascending aorta, mid aortic arch, and descending aorta. Conclusions: A new method of producing isotropic 3D aortic segmentations from routine CMR 2D anisotropic localizers shows good agreement with segmentation made directly from 3D isotropic images. The method has the potential to be used as a simple screening method for aortic aneurysms without the need for additional sequences.","author":[{"dropping-particle":"","family":"Jiang","given":"Yue","non-dropping-particle":"","parse-names":false,"suffix":""},{"dropping-particle":"","family":"Punjabi","given":"Karan","non-dropping-particle":"","parse-names":false,"suffix":""},{"dropping-particle":"","family":"Pierce","given":"Iain","non-dropping-particle":"","parse-names":false,"suffix":""},{"dropping-particle":"","family":"Knight","given":"Daniel","non-dropping-particle":"","parse-names":false,"suffix":""},{"dropping-particle":"","family":"Yao","given":"Tina","non-dropping-particle":"","parse-names":false,"suffix":""},{"dropping-particle":"","family":"Steeden","given":"Jennifer","non-dropping-particle":"","parse-names":false,"suffix":""},{"dropping-particle":"","family":"Hughes","given":"Alun D.","non-dropping-particle":"","parse-names":false,"suffix":""},{"dropping-particle":"","family":"Muthurangu","given":"Vivek","non-dropping-particle":"","parse-names":false,"suffix":""},{"dropping-particle":"","family":"Davies","given":"Rhodri","non-dropping-particle":"","parse-names":false,"suffix":""}],"container-title":"Magnetic Resonance Imaging","id":"ITEM-1","issue":"June 2024","issued":{"date-parts":[["2025"]]},"page":"110253","publisher":"Elsevier Inc.","title":"A machine learning algorithm for creating isotropic 3D aortic segmentations from routine cardiac MR localizers","type":"article-journal","volume":"115"},"uris":["http://www.mendeley.com/documents/?uuid=28582ef9-4c59-4fc8-a182-da97110aa15e"]}],"mendeley":{"formattedCitation":"[12]","plainTextFormattedCitation":"[12]","previouslyFormattedCitation":"[12]"},"properties":{"noteIndex":0},"schema":"https://github.com/citation-style-language/schema/raw/master/csl-citation.json"}</w:instrText>
      </w:r>
      <w:r w:rsidR="00946A51">
        <w:rPr>
          <w:color w:val="000000" w:themeColor="text1"/>
          <w:sz w:val="24"/>
          <w:szCs w:val="24"/>
        </w:rPr>
        <w:fldChar w:fldCharType="separate"/>
      </w:r>
      <w:r w:rsidR="007E773E" w:rsidRPr="007E773E">
        <w:rPr>
          <w:noProof/>
          <w:color w:val="000000" w:themeColor="text1"/>
          <w:sz w:val="24"/>
          <w:szCs w:val="24"/>
        </w:rPr>
        <w:t>[12]</w:t>
      </w:r>
      <w:r w:rsidR="00946A51">
        <w:rPr>
          <w:color w:val="000000" w:themeColor="text1"/>
          <w:sz w:val="24"/>
          <w:szCs w:val="24"/>
        </w:rPr>
        <w:fldChar w:fldCharType="end"/>
      </w:r>
      <w:r w:rsidR="00451A67">
        <w:rPr>
          <w:color w:val="000000" w:themeColor="text1"/>
          <w:sz w:val="24"/>
          <w:szCs w:val="24"/>
        </w:rPr>
        <w:t xml:space="preserve"> who required</w:t>
      </w:r>
      <w:r w:rsidR="00451A67">
        <w:rPr>
          <w:sz w:val="24"/>
          <w:szCs w:val="24"/>
        </w:rPr>
        <w:t xml:space="preserve"> a protocol that included of </w:t>
      </w:r>
      <w:r w:rsidR="0001644C">
        <w:rPr>
          <w:sz w:val="24"/>
          <w:szCs w:val="24"/>
        </w:rPr>
        <w:t>3D isotropic whole heart data (resolution = 1.6</w:t>
      </w:r>
      <w:r w:rsidR="0001644C" w:rsidRPr="00965ADA">
        <w:rPr>
          <w:sz w:val="24"/>
          <w:szCs w:val="24"/>
        </w:rPr>
        <w:t xml:space="preserve"> × </w:t>
      </w:r>
      <w:r w:rsidR="0001644C">
        <w:rPr>
          <w:sz w:val="24"/>
          <w:szCs w:val="24"/>
        </w:rPr>
        <w:t>1.6</w:t>
      </w:r>
      <w:r w:rsidR="0001644C" w:rsidRPr="00965ADA">
        <w:rPr>
          <w:sz w:val="24"/>
          <w:szCs w:val="24"/>
        </w:rPr>
        <w:t xml:space="preserve"> × </w:t>
      </w:r>
      <w:r w:rsidR="0001644C">
        <w:rPr>
          <w:sz w:val="24"/>
          <w:szCs w:val="24"/>
        </w:rPr>
        <w:t>1.6</w:t>
      </w:r>
      <w:r w:rsidR="0001644C" w:rsidRPr="00965ADA">
        <w:rPr>
          <w:sz w:val="24"/>
          <w:szCs w:val="24"/>
        </w:rPr>
        <w:t xml:space="preserve"> mm</w:t>
      </w:r>
      <w:r w:rsidR="0001644C" w:rsidRPr="008F301B">
        <w:rPr>
          <w:sz w:val="24"/>
          <w:szCs w:val="24"/>
          <w:vertAlign w:val="superscript"/>
        </w:rPr>
        <w:t>3</w:t>
      </w:r>
      <w:r w:rsidR="0001644C">
        <w:rPr>
          <w:color w:val="000000" w:themeColor="text1"/>
          <w:sz w:val="24"/>
          <w:szCs w:val="24"/>
        </w:rPr>
        <w:t xml:space="preserve">) and </w:t>
      </w:r>
      <w:r w:rsidR="00451A67">
        <w:rPr>
          <w:color w:val="000000" w:themeColor="text1"/>
          <w:sz w:val="24"/>
          <w:szCs w:val="24"/>
        </w:rPr>
        <w:t xml:space="preserve">a </w:t>
      </w:r>
      <w:r w:rsidR="0001644C">
        <w:rPr>
          <w:color w:val="000000" w:themeColor="text1"/>
          <w:sz w:val="24"/>
          <w:szCs w:val="24"/>
        </w:rPr>
        <w:t>stack of 2D anisotropic localizers (</w:t>
      </w:r>
      <w:r w:rsidR="0001644C">
        <w:rPr>
          <w:sz w:val="24"/>
          <w:szCs w:val="24"/>
        </w:rPr>
        <w:t>resolution = 1.6</w:t>
      </w:r>
      <w:r w:rsidR="0001644C" w:rsidRPr="00965ADA">
        <w:rPr>
          <w:sz w:val="24"/>
          <w:szCs w:val="24"/>
        </w:rPr>
        <w:t xml:space="preserve"> × </w:t>
      </w:r>
      <w:r w:rsidR="0001644C">
        <w:rPr>
          <w:sz w:val="24"/>
          <w:szCs w:val="24"/>
        </w:rPr>
        <w:t>1.6</w:t>
      </w:r>
      <w:r w:rsidR="0001644C" w:rsidRPr="00965ADA">
        <w:rPr>
          <w:sz w:val="24"/>
          <w:szCs w:val="24"/>
        </w:rPr>
        <w:t xml:space="preserve"> × </w:t>
      </w:r>
      <w:r w:rsidR="0001644C">
        <w:rPr>
          <w:sz w:val="24"/>
          <w:szCs w:val="24"/>
        </w:rPr>
        <w:t>10</w:t>
      </w:r>
      <w:r w:rsidR="0001644C" w:rsidRPr="00965ADA">
        <w:rPr>
          <w:sz w:val="24"/>
          <w:szCs w:val="24"/>
        </w:rPr>
        <w:t xml:space="preserve"> mm</w:t>
      </w:r>
      <w:r w:rsidR="0001644C" w:rsidRPr="008F301B">
        <w:rPr>
          <w:sz w:val="24"/>
          <w:szCs w:val="24"/>
          <w:vertAlign w:val="superscript"/>
        </w:rPr>
        <w:t>3</w:t>
      </w:r>
      <w:r w:rsidR="0001644C">
        <w:rPr>
          <w:color w:val="000000" w:themeColor="text1"/>
          <w:sz w:val="24"/>
          <w:szCs w:val="24"/>
        </w:rPr>
        <w:t xml:space="preserve">). </w:t>
      </w:r>
      <w:r w:rsidR="00451A67">
        <w:rPr>
          <w:color w:val="000000" w:themeColor="text1"/>
          <w:sz w:val="24"/>
          <w:szCs w:val="24"/>
        </w:rPr>
        <w:t xml:space="preserve">The </w:t>
      </w:r>
      <w:r w:rsidR="0083167F">
        <w:rPr>
          <w:sz w:val="24"/>
          <w:szCs w:val="24"/>
        </w:rPr>
        <w:t>3D</w:t>
      </w:r>
      <w:r w:rsidR="00852C7B" w:rsidRPr="001D05A7">
        <w:rPr>
          <w:sz w:val="24"/>
          <w:szCs w:val="24"/>
        </w:rPr>
        <w:t xml:space="preserve"> whole heart data </w:t>
      </w:r>
      <w:r w:rsidR="0062003B" w:rsidRPr="001D05A7">
        <w:rPr>
          <w:sz w:val="24"/>
          <w:szCs w:val="24"/>
        </w:rPr>
        <w:t>w</w:t>
      </w:r>
      <w:r w:rsidR="0062003B">
        <w:rPr>
          <w:sz w:val="24"/>
          <w:szCs w:val="24"/>
        </w:rPr>
        <w:t>ere</w:t>
      </w:r>
      <w:r w:rsidR="0062003B" w:rsidRPr="001D05A7">
        <w:rPr>
          <w:sz w:val="24"/>
          <w:szCs w:val="24"/>
        </w:rPr>
        <w:t xml:space="preserve"> </w:t>
      </w:r>
      <w:r w:rsidR="00852C7B" w:rsidRPr="001D05A7">
        <w:rPr>
          <w:sz w:val="24"/>
          <w:szCs w:val="24"/>
        </w:rPr>
        <w:t xml:space="preserve">segmented by </w:t>
      </w:r>
      <w:r w:rsidR="0062003B">
        <w:rPr>
          <w:sz w:val="24"/>
          <w:szCs w:val="24"/>
        </w:rPr>
        <w:t xml:space="preserve">an experienced </w:t>
      </w:r>
      <w:r w:rsidR="00451A67">
        <w:rPr>
          <w:sz w:val="24"/>
          <w:szCs w:val="24"/>
        </w:rPr>
        <w:t xml:space="preserve">cardiac imaging specialist </w:t>
      </w:r>
      <w:r w:rsidR="00F34D9B">
        <w:rPr>
          <w:sz w:val="24"/>
          <w:szCs w:val="24"/>
        </w:rPr>
        <w:t>(</w:t>
      </w:r>
      <w:r w:rsidR="0062003B">
        <w:rPr>
          <w:sz w:val="24"/>
          <w:szCs w:val="24"/>
        </w:rPr>
        <w:t>VM</w:t>
      </w:r>
      <w:r w:rsidR="001C6388">
        <w:rPr>
          <w:sz w:val="24"/>
          <w:szCs w:val="24"/>
        </w:rPr>
        <w:t>,</w:t>
      </w:r>
      <w:r w:rsidR="0062003B">
        <w:rPr>
          <w:sz w:val="24"/>
          <w:szCs w:val="24"/>
        </w:rPr>
        <w:t xml:space="preserve"> </w:t>
      </w:r>
      <w:r w:rsidR="00C80294">
        <w:rPr>
          <w:sz w:val="24"/>
          <w:szCs w:val="24"/>
        </w:rPr>
        <w:t>&gt; 20</w:t>
      </w:r>
      <w:r w:rsidR="00F34D9B">
        <w:rPr>
          <w:sz w:val="24"/>
          <w:szCs w:val="24"/>
        </w:rPr>
        <w:t xml:space="preserve"> years of experience)</w:t>
      </w:r>
      <w:r w:rsidR="00713859">
        <w:rPr>
          <w:sz w:val="24"/>
          <w:szCs w:val="24"/>
        </w:rPr>
        <w:t xml:space="preserve"> and </w:t>
      </w:r>
      <w:r w:rsidR="00451A67">
        <w:rPr>
          <w:sz w:val="24"/>
          <w:szCs w:val="24"/>
        </w:rPr>
        <w:t xml:space="preserve">the resultant meshes </w:t>
      </w:r>
      <w:r w:rsidR="006C6715">
        <w:rPr>
          <w:sz w:val="24"/>
          <w:szCs w:val="24"/>
        </w:rPr>
        <w:t xml:space="preserve">were </w:t>
      </w:r>
      <w:r w:rsidR="00701A59">
        <w:rPr>
          <w:sz w:val="24"/>
          <w:szCs w:val="24"/>
        </w:rPr>
        <w:t xml:space="preserve">used </w:t>
      </w:r>
      <w:r w:rsidR="00001108">
        <w:rPr>
          <w:sz w:val="24"/>
          <w:szCs w:val="24"/>
        </w:rPr>
        <w:t>as ground truth</w:t>
      </w:r>
      <w:r w:rsidR="00AF6B96">
        <w:rPr>
          <w:sz w:val="24"/>
          <w:szCs w:val="24"/>
        </w:rPr>
        <w:t xml:space="preserve"> (GT)</w:t>
      </w:r>
      <w:r w:rsidR="00852C7B" w:rsidRPr="001D05A7">
        <w:rPr>
          <w:sz w:val="24"/>
          <w:szCs w:val="24"/>
        </w:rPr>
        <w:t>.</w:t>
      </w:r>
      <w:r w:rsidR="00967E94">
        <w:rPr>
          <w:sz w:val="24"/>
          <w:szCs w:val="24"/>
        </w:rPr>
        <w:t xml:space="preserve"> </w:t>
      </w:r>
      <w:r w:rsidR="001132A0">
        <w:rPr>
          <w:sz w:val="24"/>
          <w:szCs w:val="24"/>
        </w:rPr>
        <w:t>T</w:t>
      </w:r>
      <w:r w:rsidR="006A1F89">
        <w:rPr>
          <w:sz w:val="24"/>
          <w:szCs w:val="24"/>
        </w:rPr>
        <w:t xml:space="preserve">he </w:t>
      </w:r>
      <w:r w:rsidR="0001644C">
        <w:rPr>
          <w:sz w:val="24"/>
          <w:szCs w:val="24"/>
        </w:rPr>
        <w:t xml:space="preserve">localizers were processed by the automatic pipeline </w:t>
      </w:r>
      <w:r w:rsidR="00451A67">
        <w:rPr>
          <w:sz w:val="24"/>
          <w:szCs w:val="24"/>
        </w:rPr>
        <w:t xml:space="preserve">(as described above), outputting a </w:t>
      </w:r>
      <w:r w:rsidR="003E24BB">
        <w:rPr>
          <w:sz w:val="24"/>
          <w:szCs w:val="24"/>
        </w:rPr>
        <w:t>predicted</w:t>
      </w:r>
      <w:r w:rsidR="00451A67">
        <w:rPr>
          <w:sz w:val="24"/>
          <w:szCs w:val="24"/>
        </w:rPr>
        <w:t xml:space="preserve"> mesh</w:t>
      </w:r>
      <w:r w:rsidR="001132A0">
        <w:rPr>
          <w:sz w:val="24"/>
          <w:szCs w:val="24"/>
        </w:rPr>
        <w:t xml:space="preserve">. </w:t>
      </w:r>
      <w:r w:rsidR="00451A67">
        <w:rPr>
          <w:sz w:val="24"/>
          <w:szCs w:val="24"/>
        </w:rPr>
        <w:t xml:space="preserve">Comparison between the ground truth and predication required the two meshes to be aligned using the </w:t>
      </w:r>
      <w:r w:rsidR="00451A67" w:rsidRPr="00001108">
        <w:rPr>
          <w:sz w:val="24"/>
          <w:szCs w:val="24"/>
        </w:rPr>
        <w:t xml:space="preserve">iterative closest point (ICP) algorithm </w:t>
      </w:r>
      <w:r w:rsidR="00451A67" w:rsidRPr="00001108">
        <w:rPr>
          <w:sz w:val="24"/>
          <w:szCs w:val="24"/>
        </w:rPr>
        <w:fldChar w:fldCharType="begin" w:fldLock="1"/>
      </w:r>
      <w:r w:rsidR="00B2088F">
        <w:rPr>
          <w:sz w:val="24"/>
          <w:szCs w:val="24"/>
        </w:rPr>
        <w:instrText>ADDIN CSL_CITATION {"citationItems":[{"id":"ITEM-1","itemData":{"DOI":"10.1117/12.57955","abstract":"This paper describes a general purpose, representa- tion independent method for the accurate and compu- tationally efficient registration of three-dimensional (3- D) shapes including free-form curves and surfaces. The method handles the full six-degrees of freedom and is based on the Iterative Closest Point (ICP) algorithm, which requires only a procedure to find the closest point on a geometric entity to a given point. The ICP algorithm always converges monotonically to the nearest local mm- imum of a mean-square distance metric, and experience shows that the rate ofconvergence is rapid during the first few iterations. Therefore, given an adequate set of initial rotations and translations for a particular class of objects with a certain level of \"shape complexity\" ,one can glob- ally minimize the mean-square distance metric over all six degrees of freedom by testing each initial registration. For example, a given \"model\" shape and a sensed \"data\" shape that represents a major portion of the model shape can be registered in minutes by testing one initial transla- tion and a relatively small set of rotations to allow for the given level of model complexity. One important applica- tion of this method is to register sensed data from unfix- tured rigid objects with an ideal geometric model prior to shape inspection. The described method is also use- ful for deciding fundamental issues such as the congruence ( shape equivalence) of different geometric representations as well as for estimating the motion between point sets where the correspondences are not known. Experimental results show the capabilities of the registration algorithm on point sets, curves, and surfaces. Index Tenns: 3-D registration, pose estimation, mo- tion estimation , quaternions, free-form curve matching, free-form surface matching.","author":[{"dropping-particle":"","family":"Besl","given":"Paul J.","non-dropping-particle":"","parse-names":false,"suffix":""},{"dropping-particle":"","family":"McKay","given":"Neil D.","non-dropping-particle":"","parse-names":false,"suffix":""}],"container-title":"Sensor Fusion IV: Control Paradigms and Data Structures","id":"ITEM-1","issue":"April 1992","issued":{"date-parts":[["1992"]]},"page":"586-606","title":"&lt;title&gt;Method for registration of 3-D shapes&lt;/title&gt;","type":"article-journal","volume":"1611"},"uris":["http://www.mendeley.com/documents/?uuid=e938e4a3-92fe-4729-bc85-9e80eca96cbd"]}],"mendeley":{"formattedCitation":"[28]","plainTextFormattedCitation":"[28]","previouslyFormattedCitation":"[28]"},"properties":{"noteIndex":0},"schema":"https://github.com/citation-style-language/schema/raw/master/csl-citation.json"}</w:instrText>
      </w:r>
      <w:r w:rsidR="00451A67" w:rsidRPr="00001108">
        <w:rPr>
          <w:sz w:val="24"/>
          <w:szCs w:val="24"/>
        </w:rPr>
        <w:fldChar w:fldCharType="separate"/>
      </w:r>
      <w:r w:rsidR="00380B8C" w:rsidRPr="00380B8C">
        <w:rPr>
          <w:noProof/>
          <w:sz w:val="24"/>
          <w:szCs w:val="24"/>
        </w:rPr>
        <w:t>[28]</w:t>
      </w:r>
      <w:r w:rsidR="00451A67" w:rsidRPr="00001108">
        <w:rPr>
          <w:sz w:val="24"/>
          <w:szCs w:val="24"/>
        </w:rPr>
        <w:fldChar w:fldCharType="end"/>
      </w:r>
      <w:r w:rsidR="00451A67">
        <w:rPr>
          <w:sz w:val="24"/>
          <w:szCs w:val="24"/>
        </w:rPr>
        <w:t xml:space="preserve">. The centerlines for both </w:t>
      </w:r>
      <w:proofErr w:type="gramStart"/>
      <w:r w:rsidR="00451A67">
        <w:rPr>
          <w:sz w:val="24"/>
          <w:szCs w:val="24"/>
        </w:rPr>
        <w:t>meshes</w:t>
      </w:r>
      <w:proofErr w:type="gramEnd"/>
      <w:r w:rsidR="00451A67">
        <w:rPr>
          <w:sz w:val="24"/>
          <w:szCs w:val="24"/>
        </w:rPr>
        <w:t xml:space="preserve">, were calculated as described above using the </w:t>
      </w:r>
      <w:r w:rsidR="009A1BF0">
        <w:rPr>
          <w:sz w:val="24"/>
          <w:szCs w:val="24"/>
        </w:rPr>
        <w:t>phase contrast</w:t>
      </w:r>
      <w:r w:rsidR="00DC5DAD" w:rsidDel="008A557F">
        <w:rPr>
          <w:sz w:val="24"/>
          <w:szCs w:val="24"/>
        </w:rPr>
        <w:t xml:space="preserve"> </w:t>
      </w:r>
      <w:r w:rsidR="00DC5DAD">
        <w:rPr>
          <w:sz w:val="24"/>
          <w:szCs w:val="24"/>
        </w:rPr>
        <w:t xml:space="preserve">image plane </w:t>
      </w:r>
      <w:r w:rsidR="00451A67">
        <w:rPr>
          <w:sz w:val="24"/>
          <w:szCs w:val="24"/>
        </w:rPr>
        <w:t xml:space="preserve">to define the start and end. The </w:t>
      </w:r>
      <w:r w:rsidR="00A846C1">
        <w:rPr>
          <w:sz w:val="24"/>
          <w:szCs w:val="24"/>
        </w:rPr>
        <w:t xml:space="preserve">predicted </w:t>
      </w:r>
      <w:r w:rsidR="003937CF">
        <w:rPr>
          <w:sz w:val="24"/>
          <w:szCs w:val="24"/>
        </w:rPr>
        <w:t>cent</w:t>
      </w:r>
      <w:r w:rsidR="00193750">
        <w:rPr>
          <w:sz w:val="24"/>
          <w:szCs w:val="24"/>
        </w:rPr>
        <w:t>er</w:t>
      </w:r>
      <w:r w:rsidR="003937CF">
        <w:rPr>
          <w:sz w:val="24"/>
          <w:szCs w:val="24"/>
        </w:rPr>
        <w:t>lines were compared to ground truth cent</w:t>
      </w:r>
      <w:r w:rsidR="00193750">
        <w:rPr>
          <w:sz w:val="24"/>
          <w:szCs w:val="24"/>
        </w:rPr>
        <w:t>er</w:t>
      </w:r>
      <w:r w:rsidR="003937CF">
        <w:rPr>
          <w:sz w:val="24"/>
          <w:szCs w:val="24"/>
        </w:rPr>
        <w:t>lines using</w:t>
      </w:r>
      <w:r w:rsidR="00192BD0">
        <w:rPr>
          <w:sz w:val="24"/>
          <w:szCs w:val="24"/>
        </w:rPr>
        <w:t>:</w:t>
      </w:r>
      <w:r w:rsidR="003937CF">
        <w:rPr>
          <w:sz w:val="24"/>
          <w:szCs w:val="24"/>
        </w:rPr>
        <w:t xml:space="preserve"> 1) path length</w:t>
      </w:r>
      <w:r w:rsidR="00192BD0">
        <w:rPr>
          <w:sz w:val="24"/>
          <w:szCs w:val="24"/>
        </w:rPr>
        <w:t>,</w:t>
      </w:r>
      <w:r w:rsidR="003937CF">
        <w:rPr>
          <w:sz w:val="24"/>
          <w:szCs w:val="24"/>
        </w:rPr>
        <w:t xml:space="preserve"> 2) </w:t>
      </w:r>
      <w:r w:rsidR="00FE5EDC" w:rsidRPr="00FE5EDC">
        <w:rPr>
          <w:sz w:val="24"/>
          <w:szCs w:val="24"/>
        </w:rPr>
        <w:t>average symmetric surface distance (ASSD)</w:t>
      </w:r>
      <w:r w:rsidR="00192BD0">
        <w:rPr>
          <w:sz w:val="24"/>
          <w:szCs w:val="24"/>
        </w:rPr>
        <w:t>,</w:t>
      </w:r>
      <w:r w:rsidR="00FE5EDC">
        <w:rPr>
          <w:sz w:val="24"/>
          <w:szCs w:val="24"/>
        </w:rPr>
        <w:t xml:space="preserve"> and </w:t>
      </w:r>
      <w:r w:rsidR="003937CF">
        <w:rPr>
          <w:sz w:val="24"/>
          <w:szCs w:val="24"/>
        </w:rPr>
        <w:t xml:space="preserve">3) </w:t>
      </w:r>
      <w:proofErr w:type="spellStart"/>
      <w:r w:rsidR="00FE5EDC" w:rsidRPr="00FE5EDC">
        <w:rPr>
          <w:sz w:val="24"/>
          <w:szCs w:val="24"/>
        </w:rPr>
        <w:t>Hausdorff</w:t>
      </w:r>
      <w:proofErr w:type="spellEnd"/>
      <w:r w:rsidR="00FE5EDC" w:rsidRPr="00FE5EDC">
        <w:rPr>
          <w:sz w:val="24"/>
          <w:szCs w:val="24"/>
        </w:rPr>
        <w:t xml:space="preserve"> distance</w:t>
      </w:r>
      <w:r w:rsidR="00FE5EDC">
        <w:rPr>
          <w:sz w:val="24"/>
          <w:szCs w:val="24"/>
        </w:rPr>
        <w:t>.</w:t>
      </w:r>
      <w:r w:rsidR="00B8590C">
        <w:rPr>
          <w:sz w:val="24"/>
          <w:szCs w:val="24"/>
        </w:rPr>
        <w:t xml:space="preserve"> </w:t>
      </w:r>
    </w:p>
    <w:p w14:paraId="734B0342" w14:textId="77777777" w:rsidR="00B8590C" w:rsidRDefault="00B8590C" w:rsidP="006D64E5">
      <w:pPr>
        <w:spacing w:line="278" w:lineRule="auto"/>
        <w:jc w:val="both"/>
        <w:rPr>
          <w:b/>
          <w:bCs/>
          <w:sz w:val="24"/>
          <w:szCs w:val="24"/>
        </w:rPr>
      </w:pPr>
    </w:p>
    <w:p w14:paraId="72A086C2" w14:textId="0FAA377E" w:rsidR="00A94838" w:rsidRDefault="0071531D" w:rsidP="006D64E5">
      <w:pPr>
        <w:spacing w:line="278" w:lineRule="auto"/>
        <w:jc w:val="both"/>
        <w:rPr>
          <w:b/>
          <w:bCs/>
          <w:sz w:val="24"/>
          <w:szCs w:val="24"/>
        </w:rPr>
      </w:pPr>
      <w:r w:rsidRPr="00826DF7">
        <w:rPr>
          <w:b/>
          <w:bCs/>
          <w:sz w:val="24"/>
          <w:szCs w:val="24"/>
        </w:rPr>
        <w:t>2.4.</w:t>
      </w:r>
      <w:r>
        <w:rPr>
          <w:b/>
          <w:bCs/>
          <w:sz w:val="24"/>
          <w:szCs w:val="24"/>
        </w:rPr>
        <w:t xml:space="preserve">2 </w:t>
      </w:r>
      <w:r w:rsidR="0089151A">
        <w:rPr>
          <w:b/>
          <w:bCs/>
          <w:sz w:val="24"/>
          <w:szCs w:val="24"/>
        </w:rPr>
        <w:t xml:space="preserve">Aortic </w:t>
      </w:r>
      <w:r w:rsidR="0056631E">
        <w:rPr>
          <w:b/>
          <w:bCs/>
          <w:sz w:val="24"/>
          <w:szCs w:val="24"/>
        </w:rPr>
        <w:t>pulse t</w:t>
      </w:r>
      <w:r w:rsidR="0056631E" w:rsidRPr="0071531D">
        <w:rPr>
          <w:b/>
          <w:bCs/>
          <w:sz w:val="24"/>
          <w:szCs w:val="24"/>
        </w:rPr>
        <w:t xml:space="preserve">ransit </w:t>
      </w:r>
      <w:r w:rsidR="0056631E">
        <w:rPr>
          <w:b/>
          <w:bCs/>
          <w:sz w:val="24"/>
          <w:szCs w:val="24"/>
        </w:rPr>
        <w:t>t</w:t>
      </w:r>
      <w:r w:rsidR="0056631E" w:rsidRPr="0071531D">
        <w:rPr>
          <w:b/>
          <w:bCs/>
          <w:sz w:val="24"/>
          <w:szCs w:val="24"/>
        </w:rPr>
        <w:t xml:space="preserve">ime </w:t>
      </w:r>
    </w:p>
    <w:p w14:paraId="4B5FD4C8" w14:textId="5D72CEE6" w:rsidR="007977DF" w:rsidRPr="00DC0293" w:rsidRDefault="00951006" w:rsidP="006D64E5">
      <w:pPr>
        <w:jc w:val="both"/>
        <w:rPr>
          <w:bCs/>
          <w:strike/>
          <w:sz w:val="24"/>
          <w:szCs w:val="24"/>
        </w:rPr>
      </w:pPr>
      <w:r>
        <w:rPr>
          <w:bCs/>
          <w:sz w:val="24"/>
          <w:szCs w:val="24"/>
        </w:rPr>
        <w:t>W</w:t>
      </w:r>
      <w:r w:rsidR="001C6388">
        <w:rPr>
          <w:bCs/>
          <w:sz w:val="24"/>
          <w:szCs w:val="24"/>
        </w:rPr>
        <w:t xml:space="preserve">e </w:t>
      </w:r>
      <w:r>
        <w:rPr>
          <w:bCs/>
          <w:sz w:val="24"/>
          <w:szCs w:val="24"/>
        </w:rPr>
        <w:t>validated</w:t>
      </w:r>
      <w:r w:rsidR="001C6388">
        <w:rPr>
          <w:bCs/>
          <w:sz w:val="24"/>
          <w:szCs w:val="24"/>
        </w:rPr>
        <w:t xml:space="preserve"> the p</w:t>
      </w:r>
      <w:r w:rsidR="002F3017" w:rsidRPr="00A36B23">
        <w:rPr>
          <w:bCs/>
          <w:sz w:val="24"/>
          <w:szCs w:val="24"/>
        </w:rPr>
        <w:t xml:space="preserve">ulse transit time </w:t>
      </w:r>
      <w:r w:rsidR="00DC0293">
        <w:rPr>
          <w:bCs/>
          <w:sz w:val="24"/>
          <w:szCs w:val="24"/>
        </w:rPr>
        <w:t xml:space="preserve">measurement </w:t>
      </w:r>
      <w:r w:rsidR="002F3017" w:rsidRPr="00A36B23">
        <w:rPr>
          <w:bCs/>
          <w:sz w:val="24"/>
          <w:szCs w:val="24"/>
        </w:rPr>
        <w:t>using</w:t>
      </w:r>
      <w:r w:rsidR="003937CF">
        <w:rPr>
          <w:bCs/>
          <w:sz w:val="24"/>
          <w:szCs w:val="24"/>
        </w:rPr>
        <w:t xml:space="preserve"> </w:t>
      </w:r>
      <w:r w:rsidR="00530EF2" w:rsidRPr="00530EF2">
        <w:rPr>
          <w:bCs/>
          <w:sz w:val="24"/>
          <w:szCs w:val="24"/>
        </w:rPr>
        <w:t>2</w:t>
      </w:r>
      <w:r w:rsidR="00BD37EE">
        <w:rPr>
          <w:bCs/>
          <w:sz w:val="24"/>
          <w:szCs w:val="24"/>
        </w:rPr>
        <w:t>0</w:t>
      </w:r>
      <w:r w:rsidR="00530EF2" w:rsidRPr="00530EF2">
        <w:rPr>
          <w:bCs/>
          <w:sz w:val="24"/>
          <w:szCs w:val="24"/>
        </w:rPr>
        <w:t xml:space="preserve"> randomly </w:t>
      </w:r>
      <w:r w:rsidR="00BD37EE">
        <w:rPr>
          <w:bCs/>
          <w:sz w:val="24"/>
          <w:szCs w:val="24"/>
        </w:rPr>
        <w:t xml:space="preserve">selected </w:t>
      </w:r>
      <w:r w:rsidR="00530EF2" w:rsidRPr="00530EF2">
        <w:rPr>
          <w:bCs/>
          <w:sz w:val="24"/>
          <w:szCs w:val="24"/>
        </w:rPr>
        <w:t>subjects from the UK Biobank imaging study</w:t>
      </w:r>
      <w:r>
        <w:rPr>
          <w:bCs/>
          <w:sz w:val="24"/>
          <w:szCs w:val="24"/>
        </w:rPr>
        <w:t xml:space="preserve"> (fully independent from training data)</w:t>
      </w:r>
      <w:r w:rsidR="00530EF2" w:rsidRPr="00530EF2">
        <w:rPr>
          <w:bCs/>
          <w:sz w:val="24"/>
          <w:szCs w:val="24"/>
        </w:rPr>
        <w:t xml:space="preserve"> [22]. </w:t>
      </w:r>
      <w:r w:rsidR="009A1BF0">
        <w:rPr>
          <w:sz w:val="24"/>
          <w:szCs w:val="24"/>
        </w:rPr>
        <w:t>Phase contrast</w:t>
      </w:r>
      <w:r w:rsidR="0056631E">
        <w:rPr>
          <w:sz w:val="24"/>
          <w:szCs w:val="24"/>
        </w:rPr>
        <w:t xml:space="preserve"> images </w:t>
      </w:r>
      <w:r w:rsidR="0056631E" w:rsidRPr="0056631E">
        <w:rPr>
          <w:sz w:val="24"/>
          <w:szCs w:val="24"/>
        </w:rPr>
        <w:t xml:space="preserve">containing both the ascending and descending aorta </w:t>
      </w:r>
      <w:r w:rsidR="0056631E">
        <w:rPr>
          <w:sz w:val="24"/>
          <w:szCs w:val="24"/>
        </w:rPr>
        <w:t>from these subjects</w:t>
      </w:r>
      <w:r w:rsidR="006919AA">
        <w:rPr>
          <w:sz w:val="24"/>
          <w:szCs w:val="24"/>
        </w:rPr>
        <w:t xml:space="preserve"> were </w:t>
      </w:r>
      <w:r w:rsidR="00530EF2">
        <w:rPr>
          <w:sz w:val="24"/>
          <w:szCs w:val="24"/>
        </w:rPr>
        <w:t xml:space="preserve">stacked and </w:t>
      </w:r>
      <w:r w:rsidR="006919AA">
        <w:rPr>
          <w:sz w:val="24"/>
          <w:szCs w:val="24"/>
        </w:rPr>
        <w:t xml:space="preserve">padded </w:t>
      </w:r>
      <w:r w:rsidR="0008420B">
        <w:rPr>
          <w:sz w:val="24"/>
          <w:szCs w:val="24"/>
        </w:rPr>
        <w:t xml:space="preserve">to the </w:t>
      </w:r>
      <w:r w:rsidR="002530C8">
        <w:rPr>
          <w:sz w:val="24"/>
          <w:szCs w:val="24"/>
        </w:rPr>
        <w:t xml:space="preserve">same size as </w:t>
      </w:r>
      <w:r w:rsidR="0008420B">
        <w:rPr>
          <w:sz w:val="24"/>
          <w:szCs w:val="24"/>
        </w:rPr>
        <w:t xml:space="preserve">the </w:t>
      </w:r>
      <w:r w:rsidR="002530C8">
        <w:rPr>
          <w:sz w:val="24"/>
          <w:szCs w:val="24"/>
        </w:rPr>
        <w:t>training</w:t>
      </w:r>
      <w:r w:rsidR="001D1215">
        <w:rPr>
          <w:sz w:val="24"/>
          <w:szCs w:val="24"/>
        </w:rPr>
        <w:t xml:space="preserve"> data</w:t>
      </w:r>
      <w:r w:rsidR="006919AA">
        <w:rPr>
          <w:sz w:val="24"/>
          <w:szCs w:val="24"/>
        </w:rPr>
        <w:t>.</w:t>
      </w:r>
      <w:r w:rsidR="00530EF2">
        <w:rPr>
          <w:sz w:val="24"/>
          <w:szCs w:val="24"/>
        </w:rPr>
        <w:t xml:space="preserve"> </w:t>
      </w:r>
      <w:r w:rsidR="00456474">
        <w:rPr>
          <w:bCs/>
          <w:sz w:val="24"/>
          <w:szCs w:val="24"/>
        </w:rPr>
        <w:t>Ground truth</w:t>
      </w:r>
      <w:r w:rsidR="002A3537">
        <w:rPr>
          <w:bCs/>
          <w:sz w:val="24"/>
          <w:szCs w:val="24"/>
        </w:rPr>
        <w:t xml:space="preserve"> segmentations </w:t>
      </w:r>
      <w:r w:rsidR="0008420B">
        <w:rPr>
          <w:bCs/>
          <w:sz w:val="24"/>
          <w:szCs w:val="24"/>
        </w:rPr>
        <w:t xml:space="preserve">on the magnitude </w:t>
      </w:r>
      <w:r w:rsidR="0056631E">
        <w:rPr>
          <w:bCs/>
          <w:sz w:val="24"/>
          <w:szCs w:val="24"/>
        </w:rPr>
        <w:t>series</w:t>
      </w:r>
      <w:r w:rsidR="0008420B">
        <w:rPr>
          <w:bCs/>
          <w:sz w:val="24"/>
          <w:szCs w:val="24"/>
        </w:rPr>
        <w:t xml:space="preserve"> </w:t>
      </w:r>
      <w:r w:rsidR="002A3537">
        <w:rPr>
          <w:bCs/>
          <w:sz w:val="24"/>
          <w:szCs w:val="24"/>
        </w:rPr>
        <w:t xml:space="preserve">were created </w:t>
      </w:r>
      <w:r w:rsidR="0008420B">
        <w:rPr>
          <w:bCs/>
          <w:sz w:val="24"/>
          <w:szCs w:val="24"/>
        </w:rPr>
        <w:t xml:space="preserve">on the ascending and descending aorta </w:t>
      </w:r>
      <w:r w:rsidR="002A3537">
        <w:rPr>
          <w:bCs/>
          <w:sz w:val="24"/>
          <w:szCs w:val="24"/>
        </w:rPr>
        <w:t xml:space="preserve">by </w:t>
      </w:r>
      <w:r w:rsidR="006D7222">
        <w:rPr>
          <w:bCs/>
          <w:sz w:val="24"/>
          <w:szCs w:val="24"/>
        </w:rPr>
        <w:t>a clinician (</w:t>
      </w:r>
      <w:r w:rsidR="00C80294">
        <w:rPr>
          <w:bCs/>
          <w:sz w:val="24"/>
          <w:szCs w:val="24"/>
        </w:rPr>
        <w:t>RD</w:t>
      </w:r>
      <w:r w:rsidR="00456474">
        <w:rPr>
          <w:bCs/>
          <w:sz w:val="24"/>
          <w:szCs w:val="24"/>
        </w:rPr>
        <w:t xml:space="preserve">, </w:t>
      </w:r>
      <w:r w:rsidR="00456474" w:rsidRPr="00456474">
        <w:rPr>
          <w:bCs/>
          <w:sz w:val="24"/>
          <w:szCs w:val="24"/>
        </w:rPr>
        <w:t>9 years of experience</w:t>
      </w:r>
      <w:r w:rsidR="006D7222">
        <w:rPr>
          <w:bCs/>
          <w:sz w:val="24"/>
          <w:szCs w:val="24"/>
        </w:rPr>
        <w:t xml:space="preserve">) </w:t>
      </w:r>
      <w:r w:rsidR="00FB5308">
        <w:rPr>
          <w:bCs/>
          <w:sz w:val="24"/>
          <w:szCs w:val="24"/>
        </w:rPr>
        <w:t xml:space="preserve">using the semi-automated tool in CVI42 </w:t>
      </w:r>
      <w:r w:rsidR="00530EF2" w:rsidRPr="00F44A5E">
        <w:rPr>
          <w:bCs/>
          <w:sz w:val="24"/>
          <w:szCs w:val="24"/>
        </w:rPr>
        <w:t xml:space="preserve">v3.9 (Circle CVI) </w:t>
      </w:r>
      <w:r w:rsidR="00DC0293">
        <w:rPr>
          <w:bCs/>
          <w:sz w:val="24"/>
          <w:szCs w:val="24"/>
        </w:rPr>
        <w:t>with</w:t>
      </w:r>
      <w:r w:rsidR="00FB5308">
        <w:rPr>
          <w:bCs/>
          <w:sz w:val="24"/>
          <w:szCs w:val="24"/>
        </w:rPr>
        <w:t xml:space="preserve"> manual correction </w:t>
      </w:r>
      <w:r w:rsidR="00F44A5E">
        <w:rPr>
          <w:bCs/>
          <w:sz w:val="24"/>
          <w:szCs w:val="24"/>
        </w:rPr>
        <w:t>applied where necessary</w:t>
      </w:r>
      <w:r w:rsidR="00FB5308">
        <w:rPr>
          <w:bCs/>
          <w:sz w:val="24"/>
          <w:szCs w:val="24"/>
        </w:rPr>
        <w:t xml:space="preserve">. </w:t>
      </w:r>
    </w:p>
    <w:p w14:paraId="39BE71D9" w14:textId="6AA48D3A" w:rsidR="007977DF" w:rsidRDefault="007977DF" w:rsidP="006D64E5">
      <w:pPr>
        <w:jc w:val="both"/>
        <w:rPr>
          <w:bCs/>
          <w:sz w:val="24"/>
          <w:szCs w:val="24"/>
        </w:rPr>
      </w:pPr>
      <w:r>
        <w:rPr>
          <w:bCs/>
          <w:sz w:val="24"/>
          <w:szCs w:val="24"/>
        </w:rPr>
        <w:t>Agreement</w:t>
      </w:r>
      <w:r w:rsidR="0056631E">
        <w:rPr>
          <w:bCs/>
          <w:sz w:val="24"/>
          <w:szCs w:val="24"/>
        </w:rPr>
        <w:t>s</w:t>
      </w:r>
      <w:r>
        <w:rPr>
          <w:bCs/>
          <w:sz w:val="24"/>
          <w:szCs w:val="24"/>
        </w:rPr>
        <w:t xml:space="preserve"> </w:t>
      </w:r>
      <w:r w:rsidR="0056631E">
        <w:rPr>
          <w:bCs/>
          <w:sz w:val="24"/>
          <w:szCs w:val="24"/>
        </w:rPr>
        <w:t xml:space="preserve">between the DL segmentation results </w:t>
      </w:r>
      <w:r>
        <w:rPr>
          <w:bCs/>
          <w:sz w:val="24"/>
          <w:szCs w:val="24"/>
        </w:rPr>
        <w:t xml:space="preserve">with ground </w:t>
      </w:r>
      <w:r w:rsidR="0065204B">
        <w:rPr>
          <w:bCs/>
          <w:sz w:val="24"/>
          <w:szCs w:val="24"/>
        </w:rPr>
        <w:t xml:space="preserve">truth </w:t>
      </w:r>
      <w:r>
        <w:rPr>
          <w:bCs/>
          <w:sz w:val="24"/>
          <w:szCs w:val="24"/>
        </w:rPr>
        <w:t xml:space="preserve">manual segmentations </w:t>
      </w:r>
      <w:r w:rsidR="0056631E">
        <w:rPr>
          <w:bCs/>
          <w:sz w:val="24"/>
          <w:szCs w:val="24"/>
        </w:rPr>
        <w:t xml:space="preserve">were </w:t>
      </w:r>
      <w:r>
        <w:rPr>
          <w:bCs/>
          <w:sz w:val="24"/>
          <w:szCs w:val="24"/>
        </w:rPr>
        <w:t>measured using Dice score</w:t>
      </w:r>
      <w:r w:rsidR="00951006">
        <w:rPr>
          <w:bCs/>
          <w:sz w:val="24"/>
          <w:szCs w:val="24"/>
        </w:rPr>
        <w:t>. In</w:t>
      </w:r>
      <w:r w:rsidR="00456474">
        <w:rPr>
          <w:bCs/>
          <w:sz w:val="24"/>
          <w:szCs w:val="24"/>
        </w:rPr>
        <w:t xml:space="preserve"> </w:t>
      </w:r>
      <w:r w:rsidR="00951006">
        <w:rPr>
          <w:bCs/>
          <w:sz w:val="24"/>
          <w:szCs w:val="24"/>
        </w:rPr>
        <w:t>addition,</w:t>
      </w:r>
      <w:r w:rsidR="00456474">
        <w:rPr>
          <w:bCs/>
          <w:sz w:val="24"/>
          <w:szCs w:val="24"/>
        </w:rPr>
        <w:t xml:space="preserve"> t</w:t>
      </w:r>
      <w:r>
        <w:rPr>
          <w:bCs/>
          <w:sz w:val="24"/>
          <w:szCs w:val="24"/>
        </w:rPr>
        <w:t>ransit time</w:t>
      </w:r>
      <w:r w:rsidR="005615F1">
        <w:rPr>
          <w:bCs/>
          <w:sz w:val="24"/>
          <w:szCs w:val="24"/>
        </w:rPr>
        <w:t xml:space="preserve"> </w:t>
      </w:r>
      <w:r w:rsidR="00951006">
        <w:rPr>
          <w:bCs/>
          <w:sz w:val="24"/>
          <w:szCs w:val="24"/>
        </w:rPr>
        <w:t xml:space="preserve">estimated from </w:t>
      </w:r>
      <w:r w:rsidR="005615F1">
        <w:rPr>
          <w:bCs/>
          <w:sz w:val="24"/>
          <w:szCs w:val="24"/>
        </w:rPr>
        <w:t>manual and automatic segmentations</w:t>
      </w:r>
      <w:r w:rsidR="00951006">
        <w:rPr>
          <w:bCs/>
          <w:sz w:val="24"/>
          <w:szCs w:val="24"/>
        </w:rPr>
        <w:t xml:space="preserve"> were</w:t>
      </w:r>
      <w:r w:rsidR="00456474">
        <w:rPr>
          <w:bCs/>
          <w:sz w:val="24"/>
          <w:szCs w:val="24"/>
        </w:rPr>
        <w:t xml:space="preserve"> </w:t>
      </w:r>
      <w:r w:rsidR="00951006">
        <w:rPr>
          <w:bCs/>
          <w:sz w:val="24"/>
          <w:szCs w:val="24"/>
        </w:rPr>
        <w:t>compared</w:t>
      </w:r>
      <w:r w:rsidR="00F93939" w:rsidRPr="00F93939">
        <w:rPr>
          <w:bCs/>
          <w:sz w:val="24"/>
          <w:szCs w:val="24"/>
        </w:rPr>
        <w:t xml:space="preserve"> </w:t>
      </w:r>
      <w:r w:rsidR="00F93939">
        <w:rPr>
          <w:bCs/>
          <w:sz w:val="24"/>
          <w:szCs w:val="24"/>
        </w:rPr>
        <w:t>quantitively</w:t>
      </w:r>
      <w:r>
        <w:rPr>
          <w:bCs/>
          <w:sz w:val="24"/>
          <w:szCs w:val="24"/>
        </w:rPr>
        <w:t>.</w:t>
      </w:r>
      <w:r w:rsidR="003A04B5">
        <w:rPr>
          <w:bCs/>
          <w:sz w:val="24"/>
          <w:szCs w:val="24"/>
        </w:rPr>
        <w:t xml:space="preserve"> </w:t>
      </w:r>
    </w:p>
    <w:p w14:paraId="73EAE0C8" w14:textId="77777777" w:rsidR="00DC0293" w:rsidRDefault="00DC0293" w:rsidP="006D64E5">
      <w:pPr>
        <w:spacing w:line="278" w:lineRule="auto"/>
        <w:jc w:val="both"/>
        <w:rPr>
          <w:b/>
          <w:bCs/>
          <w:sz w:val="24"/>
          <w:szCs w:val="24"/>
        </w:rPr>
      </w:pPr>
    </w:p>
    <w:p w14:paraId="47ACED70" w14:textId="0B099C0F" w:rsidR="00A36B23" w:rsidRPr="0013409C" w:rsidRDefault="00A36B23" w:rsidP="006D64E5">
      <w:pPr>
        <w:spacing w:line="278" w:lineRule="auto"/>
        <w:jc w:val="both"/>
        <w:rPr>
          <w:b/>
          <w:sz w:val="24"/>
          <w:lang w:val="it-IT"/>
        </w:rPr>
      </w:pPr>
      <w:r w:rsidRPr="0013409C">
        <w:rPr>
          <w:b/>
          <w:sz w:val="24"/>
          <w:lang w:val="it-IT"/>
        </w:rPr>
        <w:t>2.4.3</w:t>
      </w:r>
      <w:r w:rsidR="007977DF" w:rsidRPr="0013409C">
        <w:rPr>
          <w:b/>
          <w:sz w:val="24"/>
          <w:lang w:val="it-IT"/>
        </w:rPr>
        <w:t xml:space="preserve"> </w:t>
      </w:r>
      <w:r w:rsidR="000C0235">
        <w:rPr>
          <w:b/>
          <w:bCs/>
          <w:sz w:val="24"/>
          <w:szCs w:val="24"/>
          <w:lang w:val="it-IT"/>
        </w:rPr>
        <w:t xml:space="preserve">Generalisation and </w:t>
      </w:r>
      <w:r w:rsidR="00F409B6">
        <w:rPr>
          <w:b/>
          <w:bCs/>
          <w:sz w:val="24"/>
          <w:szCs w:val="24"/>
          <w:lang w:val="it-IT"/>
        </w:rPr>
        <w:t xml:space="preserve">performance </w:t>
      </w:r>
      <w:r w:rsidR="006A1700" w:rsidRPr="00451A67">
        <w:rPr>
          <w:b/>
          <w:bCs/>
          <w:sz w:val="24"/>
          <w:szCs w:val="24"/>
          <w:lang w:val="it-IT"/>
        </w:rPr>
        <w:t xml:space="preserve">in </w:t>
      </w:r>
      <w:r w:rsidR="00F409B6">
        <w:rPr>
          <w:b/>
          <w:bCs/>
          <w:sz w:val="24"/>
          <w:szCs w:val="24"/>
          <w:lang w:val="it-IT"/>
        </w:rPr>
        <w:t>population cohort</w:t>
      </w:r>
    </w:p>
    <w:p w14:paraId="1ABBC96E" w14:textId="2C8FCC48" w:rsidR="000E0BAE" w:rsidRDefault="00BF3E71" w:rsidP="006D64E5">
      <w:pPr>
        <w:jc w:val="both"/>
        <w:rPr>
          <w:bCs/>
          <w:sz w:val="24"/>
          <w:szCs w:val="24"/>
        </w:rPr>
      </w:pPr>
      <w:r>
        <w:rPr>
          <w:bCs/>
          <w:sz w:val="24"/>
          <w:szCs w:val="24"/>
        </w:rPr>
        <w:t>T</w:t>
      </w:r>
      <w:r w:rsidR="00A61639">
        <w:rPr>
          <w:bCs/>
          <w:sz w:val="24"/>
          <w:szCs w:val="24"/>
        </w:rPr>
        <w:t xml:space="preserve">he automated pipeline was </w:t>
      </w:r>
      <w:r w:rsidR="00DC0293">
        <w:rPr>
          <w:bCs/>
          <w:sz w:val="24"/>
          <w:szCs w:val="24"/>
        </w:rPr>
        <w:t>further</w:t>
      </w:r>
      <w:r w:rsidR="00A61639">
        <w:rPr>
          <w:bCs/>
          <w:sz w:val="24"/>
          <w:szCs w:val="24"/>
        </w:rPr>
        <w:t xml:space="preserve"> applied to a larger dataset</w:t>
      </w:r>
      <w:r w:rsidR="00B14CB0">
        <w:rPr>
          <w:bCs/>
          <w:sz w:val="24"/>
          <w:szCs w:val="24"/>
        </w:rPr>
        <w:t xml:space="preserve"> randomly selected from</w:t>
      </w:r>
      <w:r w:rsidR="006051B8">
        <w:rPr>
          <w:bCs/>
          <w:sz w:val="24"/>
          <w:szCs w:val="24"/>
        </w:rPr>
        <w:t xml:space="preserve"> </w:t>
      </w:r>
      <w:r w:rsidR="00A61639">
        <w:rPr>
          <w:bCs/>
          <w:sz w:val="24"/>
          <w:szCs w:val="24"/>
        </w:rPr>
        <w:t>the UK Biobank imaging sub</w:t>
      </w:r>
      <w:r w:rsidR="00EA1703">
        <w:rPr>
          <w:bCs/>
          <w:sz w:val="24"/>
          <w:szCs w:val="24"/>
        </w:rPr>
        <w:t>-</w:t>
      </w:r>
      <w:r w:rsidR="00A61639">
        <w:rPr>
          <w:bCs/>
          <w:sz w:val="24"/>
          <w:szCs w:val="24"/>
        </w:rPr>
        <w:t>study.</w:t>
      </w:r>
      <w:r w:rsidR="00C80294">
        <w:rPr>
          <w:bCs/>
          <w:sz w:val="24"/>
          <w:szCs w:val="24"/>
        </w:rPr>
        <w:t xml:space="preserve"> Out of the selected 1200 subjects, </w:t>
      </w:r>
      <w:r w:rsidR="006A1700">
        <w:rPr>
          <w:bCs/>
          <w:sz w:val="24"/>
          <w:szCs w:val="24"/>
        </w:rPr>
        <w:t xml:space="preserve">subjects were excluded if: 1) </w:t>
      </w:r>
      <w:r w:rsidR="00C80294" w:rsidRPr="000E0BAE">
        <w:rPr>
          <w:bCs/>
          <w:sz w:val="24"/>
          <w:szCs w:val="24"/>
        </w:rPr>
        <w:t>localizers and</w:t>
      </w:r>
      <w:r w:rsidR="006F0E76">
        <w:rPr>
          <w:bCs/>
          <w:sz w:val="24"/>
          <w:szCs w:val="24"/>
        </w:rPr>
        <w:t>/or</w:t>
      </w:r>
      <w:r w:rsidR="00C80294" w:rsidRPr="000E0BAE">
        <w:rPr>
          <w:bCs/>
          <w:sz w:val="24"/>
          <w:szCs w:val="24"/>
        </w:rPr>
        <w:t xml:space="preserve"> </w:t>
      </w:r>
      <w:r w:rsidR="009A1BF0">
        <w:rPr>
          <w:bCs/>
          <w:sz w:val="24"/>
          <w:szCs w:val="24"/>
        </w:rPr>
        <w:t>phase contrast</w:t>
      </w:r>
      <w:r w:rsidR="00C80294" w:rsidRPr="000E0BAE">
        <w:rPr>
          <w:bCs/>
          <w:sz w:val="24"/>
          <w:szCs w:val="24"/>
        </w:rPr>
        <w:t xml:space="preserve"> images</w:t>
      </w:r>
      <w:r w:rsidR="00C80294" w:rsidRPr="000E0BAE" w:rsidDel="00C80294">
        <w:rPr>
          <w:bCs/>
          <w:sz w:val="24"/>
          <w:szCs w:val="24"/>
        </w:rPr>
        <w:t xml:space="preserve"> </w:t>
      </w:r>
      <w:r w:rsidR="00C80294">
        <w:rPr>
          <w:bCs/>
          <w:sz w:val="24"/>
          <w:szCs w:val="24"/>
        </w:rPr>
        <w:t xml:space="preserve">were not available </w:t>
      </w:r>
      <w:r w:rsidR="006A1700">
        <w:rPr>
          <w:bCs/>
          <w:sz w:val="24"/>
          <w:szCs w:val="24"/>
        </w:rPr>
        <w:t>(</w:t>
      </w:r>
      <w:r w:rsidR="000E0BAE" w:rsidRPr="000E0BAE">
        <w:rPr>
          <w:bCs/>
          <w:sz w:val="24"/>
          <w:szCs w:val="24"/>
        </w:rPr>
        <w:t>87</w:t>
      </w:r>
      <w:r w:rsidR="00C80294">
        <w:rPr>
          <w:bCs/>
          <w:sz w:val="24"/>
          <w:szCs w:val="24"/>
        </w:rPr>
        <w:t xml:space="preserve"> subjects</w:t>
      </w:r>
      <w:r w:rsidR="006A1700">
        <w:rPr>
          <w:bCs/>
          <w:sz w:val="24"/>
          <w:szCs w:val="24"/>
        </w:rPr>
        <w:t>)</w:t>
      </w:r>
      <w:r w:rsidR="00C80294">
        <w:rPr>
          <w:bCs/>
          <w:sz w:val="24"/>
          <w:szCs w:val="24"/>
        </w:rPr>
        <w:t xml:space="preserve">, </w:t>
      </w:r>
      <w:r w:rsidR="006A1700">
        <w:rPr>
          <w:bCs/>
          <w:sz w:val="24"/>
          <w:szCs w:val="24"/>
        </w:rPr>
        <w:t xml:space="preserve">2) </w:t>
      </w:r>
      <w:r w:rsidR="000E0BAE" w:rsidRPr="000E0BAE">
        <w:rPr>
          <w:bCs/>
          <w:sz w:val="24"/>
          <w:szCs w:val="24"/>
        </w:rPr>
        <w:t xml:space="preserve">localizer images </w:t>
      </w:r>
      <w:r w:rsidR="000E0BAE" w:rsidRPr="000E0BAE">
        <w:rPr>
          <w:bCs/>
          <w:sz w:val="24"/>
          <w:szCs w:val="24"/>
        </w:rPr>
        <w:lastRenderedPageBreak/>
        <w:t>did not cover the aortic arch</w:t>
      </w:r>
      <w:r w:rsidR="00C80294">
        <w:rPr>
          <w:bCs/>
          <w:sz w:val="24"/>
          <w:szCs w:val="24"/>
        </w:rPr>
        <w:t xml:space="preserve"> </w:t>
      </w:r>
      <w:r w:rsidR="006A1700">
        <w:rPr>
          <w:bCs/>
          <w:sz w:val="24"/>
          <w:szCs w:val="24"/>
        </w:rPr>
        <w:t>(</w:t>
      </w:r>
      <w:r w:rsidR="00C80294">
        <w:rPr>
          <w:bCs/>
          <w:sz w:val="24"/>
          <w:szCs w:val="24"/>
        </w:rPr>
        <w:t>53 subjects</w:t>
      </w:r>
      <w:r w:rsidR="006A1700">
        <w:rPr>
          <w:bCs/>
          <w:sz w:val="24"/>
          <w:szCs w:val="24"/>
        </w:rPr>
        <w:t>)</w:t>
      </w:r>
      <w:r w:rsidR="00C80294">
        <w:rPr>
          <w:bCs/>
          <w:sz w:val="24"/>
          <w:szCs w:val="24"/>
        </w:rPr>
        <w:t xml:space="preserve">, </w:t>
      </w:r>
      <w:r w:rsidR="006A1700">
        <w:rPr>
          <w:bCs/>
          <w:sz w:val="24"/>
          <w:szCs w:val="24"/>
        </w:rPr>
        <w:t>or 3)</w:t>
      </w:r>
      <w:r w:rsidR="00C80294">
        <w:rPr>
          <w:bCs/>
          <w:sz w:val="24"/>
          <w:szCs w:val="24"/>
        </w:rPr>
        <w:t xml:space="preserve"> </w:t>
      </w:r>
      <w:r w:rsidR="009A1BF0">
        <w:rPr>
          <w:bCs/>
          <w:sz w:val="24"/>
          <w:szCs w:val="24"/>
        </w:rPr>
        <w:t>phase contrast</w:t>
      </w:r>
      <w:r w:rsidR="00C80294">
        <w:rPr>
          <w:bCs/>
          <w:sz w:val="24"/>
          <w:szCs w:val="24"/>
        </w:rPr>
        <w:t xml:space="preserve"> image</w:t>
      </w:r>
      <w:r w:rsidR="00F705F1">
        <w:rPr>
          <w:bCs/>
          <w:sz w:val="24"/>
          <w:szCs w:val="24"/>
        </w:rPr>
        <w:t>s</w:t>
      </w:r>
      <w:r w:rsidR="00C80294">
        <w:rPr>
          <w:bCs/>
          <w:sz w:val="24"/>
          <w:szCs w:val="24"/>
        </w:rPr>
        <w:t xml:space="preserve"> were incorrectly planned </w:t>
      </w:r>
      <w:r w:rsidR="006A1700">
        <w:rPr>
          <w:bCs/>
          <w:sz w:val="24"/>
          <w:szCs w:val="24"/>
        </w:rPr>
        <w:t>(</w:t>
      </w:r>
      <w:r w:rsidR="00C80294">
        <w:rPr>
          <w:bCs/>
          <w:sz w:val="24"/>
          <w:szCs w:val="24"/>
        </w:rPr>
        <w:t>7 subjects</w:t>
      </w:r>
      <w:r w:rsidR="006A1700">
        <w:rPr>
          <w:bCs/>
          <w:sz w:val="24"/>
          <w:szCs w:val="24"/>
        </w:rPr>
        <w:t>)</w:t>
      </w:r>
      <w:r w:rsidR="00C80294">
        <w:rPr>
          <w:bCs/>
          <w:sz w:val="24"/>
          <w:szCs w:val="24"/>
        </w:rPr>
        <w:t>.</w:t>
      </w:r>
      <w:r w:rsidR="000E0BAE" w:rsidRPr="000E0BAE">
        <w:rPr>
          <w:bCs/>
          <w:sz w:val="24"/>
          <w:szCs w:val="24"/>
        </w:rPr>
        <w:t xml:space="preserve"> </w:t>
      </w:r>
      <w:r w:rsidR="00592BA5">
        <w:rPr>
          <w:bCs/>
          <w:sz w:val="24"/>
          <w:szCs w:val="24"/>
        </w:rPr>
        <w:t>T</w:t>
      </w:r>
      <w:r w:rsidR="000E0BAE" w:rsidRPr="001C304D">
        <w:rPr>
          <w:sz w:val="24"/>
          <w:szCs w:val="24"/>
        </w:rPr>
        <w:t xml:space="preserve">he remaining </w:t>
      </w:r>
      <w:r w:rsidR="000E0BAE">
        <w:rPr>
          <w:sz w:val="24"/>
          <w:szCs w:val="24"/>
        </w:rPr>
        <w:t>1,053 cases</w:t>
      </w:r>
      <w:r w:rsidR="000E0BAE" w:rsidRPr="001C304D">
        <w:rPr>
          <w:sz w:val="24"/>
          <w:szCs w:val="24"/>
        </w:rPr>
        <w:t xml:space="preserve"> were processed </w:t>
      </w:r>
      <w:r w:rsidR="00592BA5">
        <w:rPr>
          <w:sz w:val="24"/>
          <w:szCs w:val="24"/>
        </w:rPr>
        <w:t xml:space="preserve">for </w:t>
      </w:r>
      <w:r w:rsidR="004B7EEC">
        <w:rPr>
          <w:sz w:val="24"/>
          <w:szCs w:val="24"/>
        </w:rPr>
        <w:t>testing the performance of the</w:t>
      </w:r>
      <w:r w:rsidR="0013409C">
        <w:rPr>
          <w:sz w:val="24"/>
          <w:szCs w:val="24"/>
        </w:rPr>
        <w:t xml:space="preserve"> </w:t>
      </w:r>
      <w:r w:rsidR="00FF60E9">
        <w:rPr>
          <w:sz w:val="24"/>
          <w:szCs w:val="24"/>
        </w:rPr>
        <w:t>using</w:t>
      </w:r>
      <w:r w:rsidR="000E0BAE">
        <w:rPr>
          <w:sz w:val="24"/>
          <w:szCs w:val="24"/>
        </w:rPr>
        <w:t xml:space="preserve"> automatic pipeline – see figure 5.</w:t>
      </w:r>
      <w:r w:rsidR="000E0BAE" w:rsidRPr="008A0271">
        <w:rPr>
          <w:bCs/>
          <w:sz w:val="24"/>
          <w:szCs w:val="24"/>
        </w:rPr>
        <w:t xml:space="preserve"> </w:t>
      </w:r>
    </w:p>
    <w:p w14:paraId="7457B1FC" w14:textId="23C77AF4" w:rsidR="00FF7635" w:rsidRDefault="000E0BAE" w:rsidP="006A1700">
      <w:pPr>
        <w:jc w:val="both"/>
        <w:rPr>
          <w:sz w:val="24"/>
          <w:szCs w:val="24"/>
        </w:rPr>
      </w:pPr>
      <w:r>
        <w:rPr>
          <w:bCs/>
          <w:sz w:val="24"/>
          <w:szCs w:val="24"/>
        </w:rPr>
        <w:t>Results from ea</w:t>
      </w:r>
      <w:r w:rsidR="00AD1043">
        <w:rPr>
          <w:bCs/>
          <w:sz w:val="24"/>
          <w:szCs w:val="24"/>
        </w:rPr>
        <w:t xml:space="preserve">ch </w:t>
      </w:r>
      <w:r w:rsidR="004B7EEC">
        <w:rPr>
          <w:bCs/>
          <w:sz w:val="24"/>
          <w:szCs w:val="24"/>
        </w:rPr>
        <w:t xml:space="preserve">following </w:t>
      </w:r>
      <w:r w:rsidR="00AD1043">
        <w:rPr>
          <w:bCs/>
          <w:sz w:val="24"/>
          <w:szCs w:val="24"/>
        </w:rPr>
        <w:t>step w</w:t>
      </w:r>
      <w:r w:rsidR="00F705F1">
        <w:rPr>
          <w:bCs/>
          <w:sz w:val="24"/>
          <w:szCs w:val="24"/>
        </w:rPr>
        <w:t>ere</w:t>
      </w:r>
      <w:r w:rsidR="00AD1043">
        <w:rPr>
          <w:bCs/>
          <w:sz w:val="24"/>
          <w:szCs w:val="24"/>
        </w:rPr>
        <w:t xml:space="preserve"> assessed visually and e</w:t>
      </w:r>
      <w:r w:rsidR="00FF7635">
        <w:rPr>
          <w:sz w:val="24"/>
          <w:szCs w:val="24"/>
        </w:rPr>
        <w:t xml:space="preserve">ach processing failure </w:t>
      </w:r>
      <w:r w:rsidR="00BD202F">
        <w:rPr>
          <w:sz w:val="24"/>
          <w:szCs w:val="24"/>
        </w:rPr>
        <w:t xml:space="preserve">was </w:t>
      </w:r>
      <w:r w:rsidR="00FF7635">
        <w:rPr>
          <w:sz w:val="24"/>
          <w:szCs w:val="24"/>
        </w:rPr>
        <w:t xml:space="preserve">categorized </w:t>
      </w:r>
      <w:r w:rsidR="008071A2">
        <w:rPr>
          <w:sz w:val="24"/>
          <w:szCs w:val="24"/>
        </w:rPr>
        <w:t xml:space="preserve">as: </w:t>
      </w:r>
      <w:r w:rsidR="00FF7635">
        <w:rPr>
          <w:sz w:val="24"/>
          <w:szCs w:val="24"/>
        </w:rPr>
        <w:t xml:space="preserve">aortic path length </w:t>
      </w:r>
      <w:r w:rsidR="000A29D2">
        <w:rPr>
          <w:sz w:val="24"/>
          <w:szCs w:val="24"/>
        </w:rPr>
        <w:t xml:space="preserve">error </w:t>
      </w:r>
      <w:r w:rsidR="00FF7635">
        <w:rPr>
          <w:sz w:val="24"/>
          <w:szCs w:val="24"/>
        </w:rPr>
        <w:t xml:space="preserve">or pulse transit time </w:t>
      </w:r>
      <w:r>
        <w:rPr>
          <w:sz w:val="24"/>
          <w:szCs w:val="24"/>
        </w:rPr>
        <w:t>failure</w:t>
      </w:r>
      <w:r w:rsidR="00FF7635">
        <w:rPr>
          <w:sz w:val="24"/>
          <w:szCs w:val="24"/>
        </w:rPr>
        <w:t xml:space="preserve">. </w:t>
      </w:r>
      <w:r w:rsidR="008071A2">
        <w:rPr>
          <w:sz w:val="24"/>
          <w:szCs w:val="24"/>
        </w:rPr>
        <w:t>Spec</w:t>
      </w:r>
      <w:r w:rsidR="00A6490C">
        <w:rPr>
          <w:sz w:val="24"/>
          <w:szCs w:val="24"/>
        </w:rPr>
        <w:t>i</w:t>
      </w:r>
      <w:r w:rsidR="008071A2">
        <w:rPr>
          <w:sz w:val="24"/>
          <w:szCs w:val="24"/>
        </w:rPr>
        <w:t>fi</w:t>
      </w:r>
      <w:r w:rsidR="00A6490C">
        <w:rPr>
          <w:sz w:val="24"/>
          <w:szCs w:val="24"/>
        </w:rPr>
        <w:t>c</w:t>
      </w:r>
      <w:r w:rsidR="008071A2">
        <w:rPr>
          <w:sz w:val="24"/>
          <w:szCs w:val="24"/>
        </w:rPr>
        <w:t>ally, e</w:t>
      </w:r>
      <w:r w:rsidR="00FF7635">
        <w:rPr>
          <w:sz w:val="24"/>
          <w:szCs w:val="24"/>
        </w:rPr>
        <w:t xml:space="preserve">rrors were </w:t>
      </w:r>
      <w:r w:rsidR="008071A2">
        <w:rPr>
          <w:sz w:val="24"/>
          <w:szCs w:val="24"/>
        </w:rPr>
        <w:t xml:space="preserve">categorized </w:t>
      </w:r>
      <w:r w:rsidR="00FF7635">
        <w:rPr>
          <w:sz w:val="24"/>
          <w:szCs w:val="24"/>
        </w:rPr>
        <w:t>as follows:</w:t>
      </w:r>
    </w:p>
    <w:p w14:paraId="6353FA45" w14:textId="36C4B7FC" w:rsidR="00FF7635" w:rsidRDefault="00FF7635" w:rsidP="006D64E5">
      <w:pPr>
        <w:pStyle w:val="ListParagraph"/>
        <w:numPr>
          <w:ilvl w:val="0"/>
          <w:numId w:val="24"/>
        </w:numPr>
        <w:jc w:val="both"/>
        <w:rPr>
          <w:sz w:val="24"/>
          <w:szCs w:val="24"/>
        </w:rPr>
      </w:pPr>
      <w:r>
        <w:rPr>
          <w:sz w:val="24"/>
          <w:szCs w:val="24"/>
        </w:rPr>
        <w:t xml:space="preserve">Path length </w:t>
      </w:r>
      <w:r w:rsidR="004B7EEC">
        <w:rPr>
          <w:sz w:val="24"/>
          <w:szCs w:val="24"/>
        </w:rPr>
        <w:t>error</w:t>
      </w:r>
      <w:r w:rsidR="00451A67">
        <w:rPr>
          <w:sz w:val="24"/>
          <w:szCs w:val="24"/>
        </w:rPr>
        <w:t>:</w:t>
      </w:r>
    </w:p>
    <w:p w14:paraId="27B50E4C" w14:textId="55577B00" w:rsidR="00FF7635" w:rsidRDefault="00FF7635" w:rsidP="006A1700">
      <w:pPr>
        <w:pStyle w:val="ListParagraph"/>
        <w:numPr>
          <w:ilvl w:val="1"/>
          <w:numId w:val="24"/>
        </w:numPr>
        <w:jc w:val="both"/>
        <w:rPr>
          <w:sz w:val="24"/>
          <w:szCs w:val="24"/>
        </w:rPr>
      </w:pPr>
      <w:r>
        <w:rPr>
          <w:sz w:val="24"/>
          <w:szCs w:val="24"/>
        </w:rPr>
        <w:t xml:space="preserve">Segmentation: all segmentations were visually checked </w:t>
      </w:r>
      <w:r w:rsidR="00D949C1">
        <w:rPr>
          <w:sz w:val="24"/>
          <w:szCs w:val="24"/>
        </w:rPr>
        <w:t>by overlaying masks on the MR images</w:t>
      </w:r>
      <w:r w:rsidR="006A1700">
        <w:rPr>
          <w:sz w:val="24"/>
          <w:szCs w:val="24"/>
        </w:rPr>
        <w:t xml:space="preserve"> to identify m</w:t>
      </w:r>
      <w:r>
        <w:rPr>
          <w:sz w:val="24"/>
          <w:szCs w:val="24"/>
        </w:rPr>
        <w:t>is-segmentations</w:t>
      </w:r>
      <w:r w:rsidR="006A1700">
        <w:rPr>
          <w:sz w:val="24"/>
          <w:szCs w:val="24"/>
        </w:rPr>
        <w:t>.</w:t>
      </w:r>
    </w:p>
    <w:p w14:paraId="52FFFC69" w14:textId="02188374" w:rsidR="00FF7635" w:rsidRDefault="00FF7635" w:rsidP="006D64E5">
      <w:pPr>
        <w:pStyle w:val="ListParagraph"/>
        <w:numPr>
          <w:ilvl w:val="1"/>
          <w:numId w:val="24"/>
        </w:numPr>
        <w:jc w:val="both"/>
        <w:rPr>
          <w:sz w:val="24"/>
          <w:szCs w:val="24"/>
        </w:rPr>
      </w:pPr>
      <w:r>
        <w:rPr>
          <w:sz w:val="24"/>
          <w:szCs w:val="24"/>
        </w:rPr>
        <w:t>Cent</w:t>
      </w:r>
      <w:r w:rsidR="00D949C1">
        <w:rPr>
          <w:sz w:val="24"/>
          <w:szCs w:val="24"/>
        </w:rPr>
        <w:t>er</w:t>
      </w:r>
      <w:r>
        <w:rPr>
          <w:sz w:val="24"/>
          <w:szCs w:val="24"/>
        </w:rPr>
        <w:t xml:space="preserve">line measurement: </w:t>
      </w:r>
      <w:r w:rsidR="00DD6326">
        <w:rPr>
          <w:sz w:val="24"/>
          <w:szCs w:val="24"/>
        </w:rPr>
        <w:t xml:space="preserve">all </w:t>
      </w:r>
      <w:r>
        <w:rPr>
          <w:sz w:val="24"/>
          <w:szCs w:val="24"/>
        </w:rPr>
        <w:t>cent</w:t>
      </w:r>
      <w:r w:rsidR="00D949C1">
        <w:rPr>
          <w:sz w:val="24"/>
          <w:szCs w:val="24"/>
        </w:rPr>
        <w:t>er</w:t>
      </w:r>
      <w:r>
        <w:rPr>
          <w:sz w:val="24"/>
          <w:szCs w:val="24"/>
        </w:rPr>
        <w:t>lines</w:t>
      </w:r>
      <w:r w:rsidR="00C442DB">
        <w:rPr>
          <w:sz w:val="24"/>
          <w:szCs w:val="24"/>
        </w:rPr>
        <w:t>,</w:t>
      </w:r>
      <w:r w:rsidR="0079403F">
        <w:rPr>
          <w:sz w:val="24"/>
          <w:szCs w:val="24"/>
        </w:rPr>
        <w:t xml:space="preserve"> </w:t>
      </w:r>
      <w:r w:rsidR="00C442DB">
        <w:rPr>
          <w:sz w:val="24"/>
          <w:szCs w:val="24"/>
        </w:rPr>
        <w:t>overlaid with the truncated tubular meshes were visualized</w:t>
      </w:r>
      <w:r w:rsidR="006A1700">
        <w:rPr>
          <w:sz w:val="24"/>
          <w:szCs w:val="24"/>
        </w:rPr>
        <w:t xml:space="preserve"> to identify incorrect centerlines</w:t>
      </w:r>
      <w:r w:rsidR="0079403F">
        <w:rPr>
          <w:sz w:val="24"/>
          <w:szCs w:val="24"/>
        </w:rPr>
        <w:t>.</w:t>
      </w:r>
    </w:p>
    <w:p w14:paraId="418328F4" w14:textId="7FE4B730" w:rsidR="00FF7635" w:rsidRDefault="00FF7635" w:rsidP="006D64E5">
      <w:pPr>
        <w:pStyle w:val="ListParagraph"/>
        <w:numPr>
          <w:ilvl w:val="0"/>
          <w:numId w:val="24"/>
        </w:numPr>
        <w:jc w:val="both"/>
        <w:rPr>
          <w:sz w:val="24"/>
          <w:szCs w:val="24"/>
        </w:rPr>
      </w:pPr>
      <w:r>
        <w:rPr>
          <w:sz w:val="24"/>
          <w:szCs w:val="24"/>
        </w:rPr>
        <w:t xml:space="preserve">Pulse transit time </w:t>
      </w:r>
      <w:r w:rsidR="00C27B73">
        <w:rPr>
          <w:sz w:val="24"/>
          <w:szCs w:val="24"/>
        </w:rPr>
        <w:t>error</w:t>
      </w:r>
      <w:r w:rsidR="00451A67">
        <w:rPr>
          <w:sz w:val="24"/>
          <w:szCs w:val="24"/>
        </w:rPr>
        <w:t>:</w:t>
      </w:r>
    </w:p>
    <w:p w14:paraId="5FC6E631" w14:textId="4B0C1E85" w:rsidR="00FF7635" w:rsidRPr="00A9388B" w:rsidRDefault="00FF7635" w:rsidP="006A1700">
      <w:pPr>
        <w:pStyle w:val="ListParagraph"/>
        <w:numPr>
          <w:ilvl w:val="1"/>
          <w:numId w:val="24"/>
        </w:numPr>
        <w:jc w:val="both"/>
        <w:rPr>
          <w:sz w:val="24"/>
          <w:szCs w:val="24"/>
        </w:rPr>
      </w:pPr>
      <w:r>
        <w:rPr>
          <w:sz w:val="24"/>
          <w:szCs w:val="24"/>
        </w:rPr>
        <w:t xml:space="preserve">Segmentation: all </w:t>
      </w:r>
      <w:r w:rsidR="009A1BF0">
        <w:rPr>
          <w:sz w:val="24"/>
          <w:szCs w:val="24"/>
        </w:rPr>
        <w:t>phase contrast</w:t>
      </w:r>
      <w:r w:rsidR="00DD6326">
        <w:rPr>
          <w:sz w:val="24"/>
          <w:szCs w:val="24"/>
        </w:rPr>
        <w:t xml:space="preserve"> imaging</w:t>
      </w:r>
      <w:r>
        <w:rPr>
          <w:sz w:val="24"/>
          <w:szCs w:val="24"/>
        </w:rPr>
        <w:t xml:space="preserve"> segmentations were visually checked</w:t>
      </w:r>
      <w:r w:rsidR="006A1700">
        <w:rPr>
          <w:sz w:val="24"/>
          <w:szCs w:val="24"/>
        </w:rPr>
        <w:t xml:space="preserve"> to identify mis-segmentations</w:t>
      </w:r>
      <w:r w:rsidR="0079403F" w:rsidRPr="00A9388B">
        <w:rPr>
          <w:sz w:val="24"/>
          <w:szCs w:val="24"/>
        </w:rPr>
        <w:t>.</w:t>
      </w:r>
    </w:p>
    <w:p w14:paraId="6C79BF90" w14:textId="2D128CD2" w:rsidR="00FF7635" w:rsidRPr="00A9388B" w:rsidRDefault="0079403F" w:rsidP="006A1700">
      <w:pPr>
        <w:pStyle w:val="ListParagraph"/>
        <w:numPr>
          <w:ilvl w:val="1"/>
          <w:numId w:val="24"/>
        </w:numPr>
        <w:jc w:val="both"/>
        <w:rPr>
          <w:sz w:val="24"/>
          <w:szCs w:val="24"/>
        </w:rPr>
      </w:pPr>
      <w:r>
        <w:rPr>
          <w:sz w:val="24"/>
          <w:szCs w:val="24"/>
        </w:rPr>
        <w:t xml:space="preserve">Transit time: </w:t>
      </w:r>
      <w:r w:rsidR="006A1700">
        <w:rPr>
          <w:sz w:val="24"/>
          <w:szCs w:val="24"/>
        </w:rPr>
        <w:t>f</w:t>
      </w:r>
      <w:r w:rsidR="00FF7635">
        <w:rPr>
          <w:sz w:val="24"/>
          <w:szCs w:val="24"/>
        </w:rPr>
        <w:t xml:space="preserve">low curve </w:t>
      </w:r>
      <w:r>
        <w:rPr>
          <w:sz w:val="24"/>
          <w:szCs w:val="24"/>
        </w:rPr>
        <w:t xml:space="preserve">and inflection points </w:t>
      </w:r>
      <w:r w:rsidR="00FF7635">
        <w:rPr>
          <w:sz w:val="24"/>
          <w:szCs w:val="24"/>
        </w:rPr>
        <w:t>were visually inspected for each subject</w:t>
      </w:r>
      <w:r w:rsidR="00547A9E">
        <w:rPr>
          <w:sz w:val="24"/>
          <w:szCs w:val="24"/>
        </w:rPr>
        <w:t>,</w:t>
      </w:r>
      <w:r>
        <w:rPr>
          <w:sz w:val="24"/>
          <w:szCs w:val="24"/>
        </w:rPr>
        <w:t xml:space="preserve"> </w:t>
      </w:r>
      <w:r w:rsidR="006A1700" w:rsidRPr="00A9388B">
        <w:rPr>
          <w:sz w:val="24"/>
          <w:szCs w:val="24"/>
        </w:rPr>
        <w:t xml:space="preserve">to identify incorrect </w:t>
      </w:r>
      <w:r w:rsidR="006A1700">
        <w:rPr>
          <w:sz w:val="24"/>
          <w:szCs w:val="24"/>
        </w:rPr>
        <w:t>transit times</w:t>
      </w:r>
      <w:r w:rsidR="006A1700" w:rsidRPr="00A9388B">
        <w:rPr>
          <w:sz w:val="24"/>
          <w:szCs w:val="24"/>
        </w:rPr>
        <w:t>.</w:t>
      </w:r>
    </w:p>
    <w:p w14:paraId="0DF76237" w14:textId="55013A72" w:rsidR="00FC0C8C" w:rsidRPr="00A9388B" w:rsidRDefault="00451A67" w:rsidP="0013409C">
      <w:pPr>
        <w:pStyle w:val="ListParagraph"/>
        <w:numPr>
          <w:ilvl w:val="0"/>
          <w:numId w:val="24"/>
        </w:numPr>
        <w:jc w:val="both"/>
        <w:rPr>
          <w:sz w:val="24"/>
          <w:szCs w:val="24"/>
        </w:rPr>
      </w:pPr>
      <w:r>
        <w:rPr>
          <w:sz w:val="24"/>
          <w:szCs w:val="24"/>
        </w:rPr>
        <w:t xml:space="preserve">Physiological implausibility: </w:t>
      </w:r>
      <w:r w:rsidR="00927DC2" w:rsidRPr="00A9388B">
        <w:rPr>
          <w:sz w:val="24"/>
          <w:szCs w:val="24"/>
        </w:rPr>
        <w:t>Subjects with negative or large PWV</w:t>
      </w:r>
      <w:r w:rsidR="003E13AA" w:rsidRPr="00A9388B">
        <w:rPr>
          <w:sz w:val="24"/>
          <w:szCs w:val="24"/>
        </w:rPr>
        <w:t xml:space="preserve"> (&gt; 35 </w:t>
      </w:r>
      <w:proofErr w:type="spellStart"/>
      <w:r w:rsidR="003E13AA" w:rsidRPr="00A9388B">
        <w:rPr>
          <w:sz w:val="24"/>
          <w:szCs w:val="24"/>
        </w:rPr>
        <w:t>ms</w:t>
      </w:r>
      <w:proofErr w:type="spellEnd"/>
      <w:r w:rsidR="003E13AA" w:rsidRPr="00A9388B">
        <w:rPr>
          <w:sz w:val="24"/>
          <w:szCs w:val="24"/>
        </w:rPr>
        <w:t>)</w:t>
      </w:r>
      <w:r w:rsidR="00927DC2" w:rsidRPr="00A9388B">
        <w:rPr>
          <w:sz w:val="24"/>
          <w:szCs w:val="24"/>
        </w:rPr>
        <w:t xml:space="preserve"> were excluded in the following clinical analysis even where the segmentation </w:t>
      </w:r>
      <w:r w:rsidR="00BD202F" w:rsidRPr="00A9388B">
        <w:rPr>
          <w:sz w:val="24"/>
          <w:szCs w:val="24"/>
        </w:rPr>
        <w:t>appeared correct</w:t>
      </w:r>
      <w:r w:rsidR="00FF7635" w:rsidRPr="00A9388B">
        <w:rPr>
          <w:sz w:val="24"/>
          <w:szCs w:val="24"/>
        </w:rPr>
        <w:t>.</w:t>
      </w:r>
      <w:r w:rsidR="008C3A9D" w:rsidRPr="00A9388B">
        <w:rPr>
          <w:sz w:val="24"/>
          <w:szCs w:val="24"/>
        </w:rPr>
        <w:t xml:space="preserve"> </w:t>
      </w:r>
    </w:p>
    <w:p w14:paraId="1BD7E06F" w14:textId="73727128" w:rsidR="00FC0C8C" w:rsidRDefault="009816DB" w:rsidP="006D64E5">
      <w:pPr>
        <w:jc w:val="both"/>
        <w:rPr>
          <w:sz w:val="24"/>
          <w:szCs w:val="24"/>
        </w:rPr>
      </w:pPr>
      <w:r>
        <w:rPr>
          <w:noProof/>
          <w:sz w:val="24"/>
          <w:szCs w:val="24"/>
        </w:rPr>
        <w:drawing>
          <wp:inline distT="0" distB="0" distL="0" distR="0" wp14:anchorId="086BF2C9" wp14:editId="45D5D5B9">
            <wp:extent cx="5398936" cy="4435908"/>
            <wp:effectExtent l="0" t="0" r="0" b="3175"/>
            <wp:docPr id="9" name="Picture 9" descr="A flowchart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flowchart of a flow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26281" cy="4458375"/>
                    </a:xfrm>
                    <a:prstGeom prst="rect">
                      <a:avLst/>
                    </a:prstGeom>
                  </pic:spPr>
                </pic:pic>
              </a:graphicData>
            </a:graphic>
          </wp:inline>
        </w:drawing>
      </w:r>
    </w:p>
    <w:p w14:paraId="1BFA001A" w14:textId="03D2D495" w:rsidR="00046EE9" w:rsidRPr="00094382" w:rsidRDefault="00FC0C8C" w:rsidP="00094382">
      <w:pPr>
        <w:jc w:val="both"/>
        <w:rPr>
          <w:i/>
          <w:iCs/>
          <w:sz w:val="24"/>
          <w:szCs w:val="24"/>
        </w:rPr>
      </w:pPr>
      <w:r>
        <w:rPr>
          <w:sz w:val="24"/>
          <w:szCs w:val="24"/>
        </w:rPr>
        <w:t xml:space="preserve">Figure 5: Flow </w:t>
      </w:r>
      <w:r w:rsidRPr="00455EA7">
        <w:rPr>
          <w:sz w:val="24"/>
          <w:szCs w:val="24"/>
        </w:rPr>
        <w:t xml:space="preserve">diagram </w:t>
      </w:r>
      <w:r>
        <w:rPr>
          <w:sz w:val="24"/>
          <w:szCs w:val="24"/>
        </w:rPr>
        <w:t>showing cases excluded</w:t>
      </w:r>
      <w:r w:rsidRPr="00455EA7">
        <w:rPr>
          <w:sz w:val="24"/>
          <w:szCs w:val="24"/>
        </w:rPr>
        <w:t xml:space="preserve"> and included in </w:t>
      </w:r>
      <w:r w:rsidR="00F705F1">
        <w:rPr>
          <w:sz w:val="24"/>
          <w:szCs w:val="24"/>
        </w:rPr>
        <w:t>the qualitative evaluation</w:t>
      </w:r>
      <w:r w:rsidRPr="00455EA7">
        <w:rPr>
          <w:sz w:val="24"/>
          <w:szCs w:val="24"/>
        </w:rPr>
        <w:t>.</w:t>
      </w:r>
    </w:p>
    <w:p w14:paraId="719855D1" w14:textId="77777777" w:rsidR="00046EE9" w:rsidRDefault="00046EE9" w:rsidP="006D64E5">
      <w:pPr>
        <w:spacing w:line="278" w:lineRule="auto"/>
        <w:jc w:val="both"/>
        <w:rPr>
          <w:b/>
          <w:bCs/>
          <w:sz w:val="24"/>
          <w:szCs w:val="24"/>
          <w:u w:val="single"/>
        </w:rPr>
      </w:pPr>
    </w:p>
    <w:p w14:paraId="0D152A7B" w14:textId="20BBA916" w:rsidR="001C304D" w:rsidRDefault="00944EBA" w:rsidP="006D64E5">
      <w:pPr>
        <w:spacing w:line="278" w:lineRule="auto"/>
        <w:jc w:val="both"/>
        <w:rPr>
          <w:b/>
          <w:bCs/>
          <w:sz w:val="24"/>
          <w:szCs w:val="24"/>
          <w:u w:val="single"/>
        </w:rPr>
      </w:pPr>
      <w:r w:rsidRPr="005E5D8E">
        <w:rPr>
          <w:b/>
          <w:sz w:val="24"/>
          <w:u w:val="single"/>
        </w:rPr>
        <w:t>2.</w:t>
      </w:r>
      <w:r w:rsidR="0071531D" w:rsidRPr="005E5D8E">
        <w:rPr>
          <w:b/>
          <w:sz w:val="24"/>
          <w:u w:val="single"/>
        </w:rPr>
        <w:t>5</w:t>
      </w:r>
      <w:r w:rsidRPr="005E5D8E">
        <w:rPr>
          <w:b/>
          <w:sz w:val="24"/>
          <w:u w:val="single"/>
        </w:rPr>
        <w:t xml:space="preserve"> </w:t>
      </w:r>
      <w:r w:rsidR="003B46DC">
        <w:rPr>
          <w:b/>
          <w:bCs/>
          <w:sz w:val="24"/>
          <w:szCs w:val="24"/>
          <w:u w:val="single"/>
        </w:rPr>
        <w:t>Large scale application</w:t>
      </w:r>
      <w:r w:rsidR="003B46DC" w:rsidRPr="00886812">
        <w:rPr>
          <w:b/>
          <w:bCs/>
          <w:sz w:val="24"/>
          <w:szCs w:val="24"/>
          <w:u w:val="single"/>
        </w:rPr>
        <w:t xml:space="preserve"> to </w:t>
      </w:r>
      <w:r w:rsidR="003B46DC">
        <w:rPr>
          <w:b/>
          <w:bCs/>
          <w:sz w:val="24"/>
          <w:szCs w:val="24"/>
          <w:u w:val="single"/>
        </w:rPr>
        <w:t>population cohort</w:t>
      </w:r>
    </w:p>
    <w:p w14:paraId="42119B27" w14:textId="2B2BF7BD" w:rsidR="001C304D" w:rsidRDefault="00595A8F" w:rsidP="006D64E5">
      <w:pPr>
        <w:jc w:val="both"/>
        <w:rPr>
          <w:sz w:val="24"/>
          <w:szCs w:val="24"/>
        </w:rPr>
      </w:pPr>
      <w:r>
        <w:rPr>
          <w:sz w:val="24"/>
          <w:szCs w:val="24"/>
        </w:rPr>
        <w:t xml:space="preserve">We </w:t>
      </w:r>
      <w:r w:rsidR="00561D33">
        <w:rPr>
          <w:sz w:val="24"/>
          <w:szCs w:val="24"/>
        </w:rPr>
        <w:t>investigate</w:t>
      </w:r>
      <w:r w:rsidR="008071A2">
        <w:rPr>
          <w:sz w:val="24"/>
          <w:szCs w:val="24"/>
        </w:rPr>
        <w:t>d</w:t>
      </w:r>
      <w:r>
        <w:rPr>
          <w:sz w:val="24"/>
          <w:szCs w:val="24"/>
        </w:rPr>
        <w:t xml:space="preserve"> the </w:t>
      </w:r>
      <w:r w:rsidR="003A5840">
        <w:rPr>
          <w:sz w:val="24"/>
          <w:szCs w:val="24"/>
        </w:rPr>
        <w:t xml:space="preserve">utility of </w:t>
      </w:r>
      <w:r w:rsidR="008071A2">
        <w:rPr>
          <w:sz w:val="24"/>
          <w:szCs w:val="24"/>
        </w:rPr>
        <w:t xml:space="preserve">our </w:t>
      </w:r>
      <w:r w:rsidR="003A5840">
        <w:rPr>
          <w:sz w:val="24"/>
          <w:szCs w:val="24"/>
        </w:rPr>
        <w:t>method</w:t>
      </w:r>
      <w:r>
        <w:rPr>
          <w:sz w:val="24"/>
          <w:szCs w:val="24"/>
        </w:rPr>
        <w:t xml:space="preserve"> </w:t>
      </w:r>
      <w:r w:rsidR="008071A2">
        <w:rPr>
          <w:sz w:val="24"/>
          <w:szCs w:val="24"/>
        </w:rPr>
        <w:t xml:space="preserve">for application to large datasets </w:t>
      </w:r>
      <w:r>
        <w:rPr>
          <w:sz w:val="24"/>
          <w:szCs w:val="24"/>
        </w:rPr>
        <w:t xml:space="preserve">by </w:t>
      </w:r>
      <w:r w:rsidR="003A5840">
        <w:rPr>
          <w:sz w:val="24"/>
          <w:szCs w:val="24"/>
        </w:rPr>
        <w:t>analy</w:t>
      </w:r>
      <w:r w:rsidR="000F172F">
        <w:rPr>
          <w:sz w:val="24"/>
          <w:szCs w:val="24"/>
        </w:rPr>
        <w:t>z</w:t>
      </w:r>
      <w:r>
        <w:rPr>
          <w:sz w:val="24"/>
          <w:szCs w:val="24"/>
        </w:rPr>
        <w:t>ing</w:t>
      </w:r>
      <w:r w:rsidR="003A5840">
        <w:rPr>
          <w:sz w:val="24"/>
          <w:szCs w:val="24"/>
        </w:rPr>
        <w:t xml:space="preserve"> </w:t>
      </w:r>
      <w:r w:rsidR="00FC0C8C">
        <w:rPr>
          <w:sz w:val="24"/>
          <w:szCs w:val="24"/>
        </w:rPr>
        <w:t xml:space="preserve">the PWV results from the </w:t>
      </w:r>
      <w:r w:rsidR="003A5840">
        <w:rPr>
          <w:sz w:val="24"/>
          <w:szCs w:val="24"/>
        </w:rPr>
        <w:t>1</w:t>
      </w:r>
      <w:r w:rsidR="008071A2">
        <w:rPr>
          <w:sz w:val="24"/>
          <w:szCs w:val="24"/>
        </w:rPr>
        <w:t>053</w:t>
      </w:r>
      <w:r w:rsidR="003A5840">
        <w:rPr>
          <w:sz w:val="24"/>
          <w:szCs w:val="24"/>
        </w:rPr>
        <w:t xml:space="preserve"> subset UK biobank</w:t>
      </w:r>
      <w:r w:rsidR="00FC0C8C">
        <w:rPr>
          <w:sz w:val="24"/>
          <w:szCs w:val="24"/>
        </w:rPr>
        <w:t xml:space="preserve"> subjects described above</w:t>
      </w:r>
      <w:r w:rsidR="008071A2">
        <w:rPr>
          <w:sz w:val="24"/>
          <w:szCs w:val="24"/>
        </w:rPr>
        <w:t>.</w:t>
      </w:r>
      <w:r w:rsidR="00B202BA">
        <w:rPr>
          <w:sz w:val="24"/>
          <w:szCs w:val="24"/>
        </w:rPr>
        <w:t xml:space="preserve"> </w:t>
      </w:r>
      <w:r w:rsidR="008071A2">
        <w:rPr>
          <w:sz w:val="24"/>
          <w:szCs w:val="24"/>
        </w:rPr>
        <w:t xml:space="preserve">We </w:t>
      </w:r>
      <w:r w:rsidR="00561D33">
        <w:rPr>
          <w:sz w:val="24"/>
          <w:szCs w:val="24"/>
        </w:rPr>
        <w:t xml:space="preserve">studied </w:t>
      </w:r>
      <w:r w:rsidR="00B202BA">
        <w:rPr>
          <w:sz w:val="24"/>
          <w:szCs w:val="24"/>
        </w:rPr>
        <w:t xml:space="preserve">the association with known </w:t>
      </w:r>
      <w:r w:rsidR="00FF60E9">
        <w:rPr>
          <w:sz w:val="24"/>
          <w:szCs w:val="24"/>
        </w:rPr>
        <w:t>correlates</w:t>
      </w:r>
      <w:r w:rsidR="00B202BA">
        <w:rPr>
          <w:sz w:val="24"/>
          <w:szCs w:val="24"/>
        </w:rPr>
        <w:t xml:space="preserve"> of PWV</w:t>
      </w:r>
      <w:r w:rsidR="008071A2">
        <w:rPr>
          <w:sz w:val="24"/>
          <w:szCs w:val="24"/>
        </w:rPr>
        <w:t xml:space="preserve">, </w:t>
      </w:r>
      <w:r w:rsidR="00B202BA">
        <w:rPr>
          <w:sz w:val="24"/>
          <w:szCs w:val="24"/>
        </w:rPr>
        <w:t>including age, sex, systolic blood pressure</w:t>
      </w:r>
      <w:r w:rsidR="00C76215">
        <w:rPr>
          <w:sz w:val="24"/>
          <w:szCs w:val="24"/>
        </w:rPr>
        <w:t xml:space="preserve"> (SBP)</w:t>
      </w:r>
      <w:r w:rsidR="00B202BA">
        <w:rPr>
          <w:sz w:val="24"/>
          <w:szCs w:val="24"/>
        </w:rPr>
        <w:t xml:space="preserve"> </w:t>
      </w:r>
      <w:r w:rsidR="006B78CE">
        <w:rPr>
          <w:sz w:val="24"/>
          <w:szCs w:val="24"/>
        </w:rPr>
        <w:t>and diastolic blood pressure</w:t>
      </w:r>
      <w:r w:rsidR="00A14172">
        <w:rPr>
          <w:sz w:val="24"/>
          <w:szCs w:val="24"/>
        </w:rPr>
        <w:t xml:space="preserve"> (DBP)</w:t>
      </w:r>
      <w:r w:rsidR="000F172F">
        <w:rPr>
          <w:sz w:val="24"/>
          <w:szCs w:val="24"/>
        </w:rPr>
        <w:fldChar w:fldCharType="begin" w:fldLock="1"/>
      </w:r>
      <w:r w:rsidR="00B2088F">
        <w:rPr>
          <w:sz w:val="24"/>
          <w:szCs w:val="24"/>
        </w:rPr>
        <w:instrText>ADDIN CSL_CITATION {"citationItems":[{"id":"ITEM-1","itemData":{"DOI":"10.1177/1358863X10382946","ISSN":"1358863X","PMID":"21056945","abstract":"The 'Cardiovascular Continuum' was described by Dzau and colleagues in 2006 to explain the development over many years of coronary disease with its complications, then end-stage heart failure. The Continuum identified different points along the way where the process could be interrupted by drug therapies or interventions, then described the trials that have been undertaken over the last three decades to establish their value. The approach summarized the major steps in cardiology through modern times, but it had an emphasis on coronary atherosclerosis in prosperous nations, and did not account fully for the problems of aging, which occur in all societies. Aging of the aorta and elastic arteries causes arterial stiffening and leads to development of cardiac failure and microvascular disease in highly perfused organs such as the brain and kidneys. The 'Vascular Aging Continuum' which we introduce, dovetails with the late phases of the Cardiovascular Continuum and provides a more comprehensive explanation, especially for vascular diseases in nations with little atherosclerosis. It will become more common in the Western World where attention to risk factors and widespread use of statins are responsible for a decrease in atherosclerotic disease, prolongation of life, and dominance of macrovascular and microvascular arterial disease, as well as of cardiac failure. © 2010 The Author(s).","author":[{"dropping-particle":"","family":"O'Rourke","given":"Michael F.","non-dropping-particle":"","parse-names":false,"suffix":""},{"dropping-particle":"","family":"Safar","given":"Michel E.","non-dropping-particle":"","parse-names":false,"suffix":""},{"dropping-particle":"","family":"Dzau","given":"Victor","non-dropping-particle":"","parse-names":false,"suffix":""}],"container-title":"Vascular Medicine","id":"ITEM-1","issue":"6","issued":{"date-parts":[["2010"]]},"page":"461-468","title":"The Cardiovascular Continuum extended: Aging effects on the aorta and microvasculature","type":"article-journal","volume":"15"},"uris":["http://www.mendeley.com/documents/?uuid=9e1ec3f8-b163-4bbd-bcfd-a0153160c9c4"]},{"id":"ITEM-2","itemData":{"DOI":"10.1161/HYPERTENSIONAHA.116.08749","ISSN":"15244563","PMID":"28674039","abstract":"The predictive value of aortic arch pulse wave velocity (PWV) assessed by magnetic resonance imaging for cardiovascular disease (CVD) events has not been fully established. The aim of the present study was to evaluate the association of arch PWV with incident CVD events in MESA (Multi-Ethnic Study of Atherosclerosis). Aortic arch PWV was measured using magnetic resonance imaging at baseline in 3527 MESA participants (mean age, 62±10 years at baseline; 47% men) free of overt CVD. Cox regression was used to evaluate the risk of incident CVD (coronary heart disease, stroke, transient ischemic attack, or heart failure) in relation to arch PWV adjusted for age, sex, race, and CVD risk factors. The median value of arch PWV was 7.4 m/s (interquartile range, 5.6-10.2). There was significant interaction between arch PWV and age for outcomes, so analysis was stratified by age categories (45-54 and &gt;54 years). There were 456 CVD events during the 10-year follow-up. Forty-five to 54-year-old participants had significant association of arch PWV with incident CVD independent of CVD risk factors (hazard ratio, 1.44; 95% confidence interval, 1.07-1.95; P=0.018; per 1-SD increase for logarithmically transformed PWV), whereas &gt;54-year group did not (P=0.93). Aortic arch PWV assessed by magnetic resonance imaging is a significant predictor of CVD events among middle-aged (45-54 years old) individuals, whereas arch PWV is not associated with CVD among an elderly in a large multiethnic population.","author":[{"dropping-particle":"","family":"Ohyama","given":"Yoshiaki","non-dropping-particle":"","parse-names":false,"suffix":""},{"dropping-particle":"","family":"Ambale-Venkatesh","given":"Bharath","non-dropping-particle":"","parse-names":false,"suffix":""},{"dropping-particle":"","family":"Noda","given":"Chikara","non-dropping-particle":"","parse-names":false,"suffix":""},{"dropping-particle":"","family":"Kim","given":"Jang Young","non-dropping-particle":"","parse-names":false,"suffix":""},{"dropping-particle":"","family":"Tanami","given":"Yutaka","non-dropping-particle":"","parse-names":false,"suffix":""},{"dropping-particle":"","family":"Teixido-Tura","given":"Gisela","non-dropping-particle":"","parse-names":false,"suffix":""},{"dropping-particle":"","family":"Chugh","given":"Atul R.","non-dropping-particle":"","parse-names":false,"suffix":""},{"dropping-particle":"","family":"Redheuil","given":"Alban","non-dropping-particle":"","parse-names":false,"suffix":""},{"dropping-particle":"","family":"Liu","given":"Chia Ying","non-dropping-particle":"","parse-names":false,"suffix":""},{"dropping-particle":"","family":"Wu","given":"Colin O.","non-dropping-particle":"","parse-names":false,"suffix":""},{"dropping-particle":"","family":"Hundley","given":"W. Gregory","non-dropping-particle":"","parse-names":false,"suffix":""},{"dropping-particle":"","family":"Bluemke","given":"David A.","non-dropping-particle":"","parse-names":false,"suffix":""},{"dropping-particle":"","family":"Guallar","given":"Eliseo","non-dropping-particle":"","parse-names":false,"suffix":""},{"dropping-particle":"","family":"Lima","given":"Joao A.C.","non-dropping-particle":"","parse-names":false,"suffix":""}],"container-title":"Hypertension","id":"ITEM-2","issue":"3","issued":{"date-parts":[["2017"]]},"page":"524-530","title":"Aortic Arch Pulse Wave Velocity Assessed by Magnetic Resonance Imaging as a Predictor of Incident Cardiovascular Events: The MESA (Multi-Ethnic Study of Atherosclerosis)","type":"article-journal","volume":"70"},"uris":["http://www.mendeley.com/documents/?uuid=0b38fac5-17c9-4a8d-8585-dd9f4e648052"]}],"mendeley":{"formattedCitation":"[1,29]","plainTextFormattedCitation":"[1,29]","previouslyFormattedCitation":"[1,29]"},"properties":{"noteIndex":0},"schema":"https://github.com/citation-style-language/schema/raw/master/csl-citation.json"}</w:instrText>
      </w:r>
      <w:r w:rsidR="000F172F">
        <w:rPr>
          <w:sz w:val="24"/>
          <w:szCs w:val="24"/>
        </w:rPr>
        <w:fldChar w:fldCharType="separate"/>
      </w:r>
      <w:r w:rsidR="00380B8C" w:rsidRPr="00380B8C">
        <w:rPr>
          <w:noProof/>
          <w:sz w:val="24"/>
          <w:szCs w:val="24"/>
        </w:rPr>
        <w:t>[1,29]</w:t>
      </w:r>
      <w:r w:rsidR="000F172F">
        <w:rPr>
          <w:sz w:val="24"/>
          <w:szCs w:val="24"/>
        </w:rPr>
        <w:fldChar w:fldCharType="end"/>
      </w:r>
      <w:r w:rsidR="00B202BA">
        <w:rPr>
          <w:sz w:val="24"/>
          <w:szCs w:val="24"/>
        </w:rPr>
        <w:t>.</w:t>
      </w:r>
      <w:r w:rsidR="001F3082">
        <w:rPr>
          <w:sz w:val="24"/>
          <w:szCs w:val="24"/>
        </w:rPr>
        <w:t xml:space="preserve"> The clinical correlates (age, sex, </w:t>
      </w:r>
      <w:r w:rsidR="00C76215">
        <w:rPr>
          <w:sz w:val="24"/>
          <w:szCs w:val="24"/>
        </w:rPr>
        <w:t>SBP</w:t>
      </w:r>
      <w:r w:rsidR="00A14172">
        <w:rPr>
          <w:sz w:val="24"/>
          <w:szCs w:val="24"/>
        </w:rPr>
        <w:t>, DBP</w:t>
      </w:r>
      <w:r w:rsidR="002A3B40">
        <w:rPr>
          <w:sz w:val="24"/>
          <w:szCs w:val="24"/>
        </w:rPr>
        <w:t xml:space="preserve"> and heart rate</w:t>
      </w:r>
      <w:r w:rsidR="001F3082">
        <w:rPr>
          <w:sz w:val="24"/>
          <w:szCs w:val="24"/>
        </w:rPr>
        <w:t xml:space="preserve">) </w:t>
      </w:r>
      <w:r w:rsidR="00561D33">
        <w:rPr>
          <w:sz w:val="24"/>
          <w:szCs w:val="24"/>
        </w:rPr>
        <w:t xml:space="preserve">were </w:t>
      </w:r>
      <w:r w:rsidR="001F3082">
        <w:rPr>
          <w:sz w:val="24"/>
          <w:szCs w:val="24"/>
        </w:rPr>
        <w:t xml:space="preserve">downloaded directly from the </w:t>
      </w:r>
      <w:r w:rsidR="0013409C">
        <w:rPr>
          <w:sz w:val="24"/>
          <w:szCs w:val="24"/>
        </w:rPr>
        <w:t>UK Biobank</w:t>
      </w:r>
      <w:r w:rsidR="001F3082">
        <w:rPr>
          <w:sz w:val="24"/>
          <w:szCs w:val="24"/>
        </w:rPr>
        <w:t xml:space="preserve"> </w:t>
      </w:r>
      <w:r w:rsidR="008071A2">
        <w:rPr>
          <w:sz w:val="24"/>
          <w:szCs w:val="24"/>
        </w:rPr>
        <w:t>and</w:t>
      </w:r>
      <w:r w:rsidR="00E559D9">
        <w:rPr>
          <w:sz w:val="24"/>
          <w:szCs w:val="24"/>
        </w:rPr>
        <w:t xml:space="preserve"> these data were not used in the training </w:t>
      </w:r>
      <w:r w:rsidR="009C73AE">
        <w:rPr>
          <w:sz w:val="24"/>
          <w:szCs w:val="24"/>
        </w:rPr>
        <w:t>and previous validation</w:t>
      </w:r>
      <w:r w:rsidR="001C304D" w:rsidRPr="001C304D">
        <w:rPr>
          <w:sz w:val="24"/>
          <w:szCs w:val="24"/>
        </w:rPr>
        <w:t xml:space="preserve">. </w:t>
      </w:r>
    </w:p>
    <w:p w14:paraId="3D064AC5" w14:textId="77777777" w:rsidR="00BD7726" w:rsidRPr="001C304D" w:rsidRDefault="00BD7726" w:rsidP="006D64E5">
      <w:pPr>
        <w:jc w:val="both"/>
        <w:rPr>
          <w:sz w:val="24"/>
          <w:szCs w:val="24"/>
        </w:rPr>
      </w:pPr>
    </w:p>
    <w:p w14:paraId="0C44525E" w14:textId="45BC8D35" w:rsidR="00517395" w:rsidRPr="00235F91" w:rsidRDefault="00E47330" w:rsidP="006D64E5">
      <w:pPr>
        <w:jc w:val="both"/>
        <w:rPr>
          <w:sz w:val="24"/>
          <w:szCs w:val="24"/>
        </w:rPr>
      </w:pPr>
      <w:r>
        <w:rPr>
          <w:b/>
          <w:bCs/>
          <w:sz w:val="24"/>
          <w:szCs w:val="24"/>
          <w:u w:val="single"/>
        </w:rPr>
        <w:t>2.</w:t>
      </w:r>
      <w:r w:rsidR="0071531D">
        <w:rPr>
          <w:b/>
          <w:bCs/>
          <w:sz w:val="24"/>
          <w:szCs w:val="24"/>
          <w:u w:val="single"/>
        </w:rPr>
        <w:t>6</w:t>
      </w:r>
      <w:r>
        <w:rPr>
          <w:b/>
          <w:bCs/>
          <w:sz w:val="24"/>
          <w:szCs w:val="24"/>
          <w:u w:val="single"/>
        </w:rPr>
        <w:t xml:space="preserve"> </w:t>
      </w:r>
      <w:r w:rsidR="009915F9" w:rsidRPr="00E47330">
        <w:rPr>
          <w:b/>
          <w:bCs/>
          <w:sz w:val="24"/>
          <w:szCs w:val="24"/>
          <w:u w:val="single"/>
        </w:rPr>
        <w:t xml:space="preserve">Statistical </w:t>
      </w:r>
      <w:r w:rsidR="0056631E">
        <w:rPr>
          <w:b/>
          <w:bCs/>
          <w:sz w:val="24"/>
          <w:szCs w:val="24"/>
          <w:u w:val="single"/>
        </w:rPr>
        <w:t>a</w:t>
      </w:r>
      <w:r w:rsidR="009915F9" w:rsidRPr="00E47330">
        <w:rPr>
          <w:b/>
          <w:bCs/>
          <w:sz w:val="24"/>
          <w:szCs w:val="24"/>
          <w:u w:val="single"/>
        </w:rPr>
        <w:t xml:space="preserve">nalysis </w:t>
      </w:r>
    </w:p>
    <w:p w14:paraId="45F4C7AD" w14:textId="4ABB1132" w:rsidR="00E5617F" w:rsidRPr="006F2AE3" w:rsidRDefault="009915F9" w:rsidP="00547A9E">
      <w:pPr>
        <w:jc w:val="both"/>
        <w:rPr>
          <w:sz w:val="24"/>
          <w:szCs w:val="24"/>
        </w:rPr>
      </w:pPr>
      <w:r w:rsidRPr="0051703E">
        <w:rPr>
          <w:sz w:val="24"/>
          <w:szCs w:val="24"/>
        </w:rPr>
        <w:t xml:space="preserve">All continuous variables are presented </w:t>
      </w:r>
      <w:bookmarkStart w:id="13" w:name="_Hlk176096242"/>
      <w:r w:rsidRPr="0051703E">
        <w:rPr>
          <w:sz w:val="24"/>
          <w:szCs w:val="24"/>
        </w:rPr>
        <w:t xml:space="preserve">as mean ± </w:t>
      </w:r>
      <w:r w:rsidR="00500A37" w:rsidRPr="0051703E">
        <w:rPr>
          <w:sz w:val="24"/>
          <w:szCs w:val="24"/>
        </w:rPr>
        <w:t>standard</w:t>
      </w:r>
      <w:r w:rsidR="003F4A38" w:rsidRPr="0051703E">
        <w:rPr>
          <w:sz w:val="24"/>
          <w:szCs w:val="24"/>
        </w:rPr>
        <w:t xml:space="preserve"> deviation</w:t>
      </w:r>
      <w:r w:rsidR="007524D5" w:rsidRPr="0051703E">
        <w:rPr>
          <w:sz w:val="24"/>
          <w:szCs w:val="24"/>
        </w:rPr>
        <w:t xml:space="preserve"> </w:t>
      </w:r>
      <w:r w:rsidR="00FA147F">
        <w:rPr>
          <w:sz w:val="24"/>
          <w:szCs w:val="24"/>
        </w:rPr>
        <w:t xml:space="preserve">if </w:t>
      </w:r>
      <w:r w:rsidR="007524D5" w:rsidRPr="0051703E">
        <w:rPr>
          <w:sz w:val="24"/>
          <w:szCs w:val="24"/>
        </w:rPr>
        <w:t xml:space="preserve">normally distributed </w:t>
      </w:r>
      <w:bookmarkEnd w:id="13"/>
      <w:r w:rsidR="0004273C">
        <w:rPr>
          <w:sz w:val="24"/>
          <w:szCs w:val="24"/>
        </w:rPr>
        <w:t xml:space="preserve">and median [interquartile range] </w:t>
      </w:r>
      <w:r w:rsidR="00FA147F">
        <w:rPr>
          <w:sz w:val="24"/>
          <w:szCs w:val="24"/>
        </w:rPr>
        <w:t>otherwise</w:t>
      </w:r>
      <w:r w:rsidRPr="0051703E">
        <w:rPr>
          <w:sz w:val="24"/>
          <w:szCs w:val="24"/>
        </w:rPr>
        <w:t xml:space="preserve">. </w:t>
      </w:r>
      <w:r w:rsidR="002A3B40">
        <w:rPr>
          <w:sz w:val="24"/>
          <w:szCs w:val="24"/>
        </w:rPr>
        <w:t>N</w:t>
      </w:r>
      <w:r w:rsidR="002A3B40" w:rsidRPr="0071531D">
        <w:rPr>
          <w:sz w:val="24"/>
          <w:szCs w:val="24"/>
        </w:rPr>
        <w:t xml:space="preserve">ormality </w:t>
      </w:r>
      <w:r w:rsidR="00303C2F">
        <w:rPr>
          <w:sz w:val="24"/>
          <w:szCs w:val="24"/>
        </w:rPr>
        <w:t xml:space="preserve">was </w:t>
      </w:r>
      <w:r w:rsidR="0004273C">
        <w:rPr>
          <w:sz w:val="24"/>
          <w:szCs w:val="24"/>
        </w:rPr>
        <w:t>checked</w:t>
      </w:r>
      <w:r w:rsidR="00B56951" w:rsidRPr="0071531D">
        <w:rPr>
          <w:sz w:val="24"/>
          <w:szCs w:val="24"/>
        </w:rPr>
        <w:t xml:space="preserve"> by the Shapiro-Wilk tes</w:t>
      </w:r>
      <w:r w:rsidR="0004273C">
        <w:rPr>
          <w:sz w:val="24"/>
          <w:szCs w:val="24"/>
        </w:rPr>
        <w:t xml:space="preserve">t. </w:t>
      </w:r>
      <w:r w:rsidR="00970780">
        <w:rPr>
          <w:sz w:val="24"/>
          <w:szCs w:val="24"/>
        </w:rPr>
        <w:t>To compare</w:t>
      </w:r>
      <w:r w:rsidR="00E37318">
        <w:rPr>
          <w:sz w:val="24"/>
          <w:szCs w:val="24"/>
        </w:rPr>
        <w:t xml:space="preserve"> the</w:t>
      </w:r>
      <w:r w:rsidR="00970780">
        <w:rPr>
          <w:sz w:val="24"/>
          <w:szCs w:val="24"/>
        </w:rPr>
        <w:t xml:space="preserve"> </w:t>
      </w:r>
      <w:r w:rsidR="00E37318">
        <w:rPr>
          <w:sz w:val="24"/>
          <w:szCs w:val="24"/>
        </w:rPr>
        <w:t xml:space="preserve">path </w:t>
      </w:r>
      <w:r w:rsidR="00970780">
        <w:rPr>
          <w:sz w:val="24"/>
          <w:szCs w:val="24"/>
        </w:rPr>
        <w:t>length</w:t>
      </w:r>
      <w:r w:rsidR="003B003E">
        <w:rPr>
          <w:sz w:val="24"/>
          <w:szCs w:val="24"/>
        </w:rPr>
        <w:t xml:space="preserve"> and </w:t>
      </w:r>
      <w:r w:rsidR="00970780">
        <w:rPr>
          <w:sz w:val="24"/>
          <w:szCs w:val="24"/>
        </w:rPr>
        <w:t>transit tim</w:t>
      </w:r>
      <w:r w:rsidR="00E37318">
        <w:rPr>
          <w:sz w:val="24"/>
          <w:szCs w:val="24"/>
        </w:rPr>
        <w:t>e</w:t>
      </w:r>
      <w:r w:rsidR="00970780">
        <w:rPr>
          <w:sz w:val="24"/>
          <w:szCs w:val="24"/>
        </w:rPr>
        <w:t xml:space="preserve"> </w:t>
      </w:r>
      <w:r w:rsidR="00E37318">
        <w:rPr>
          <w:sz w:val="24"/>
          <w:szCs w:val="24"/>
        </w:rPr>
        <w:t xml:space="preserve">measured </w:t>
      </w:r>
      <w:r w:rsidR="00970780">
        <w:rPr>
          <w:sz w:val="24"/>
          <w:szCs w:val="24"/>
        </w:rPr>
        <w:t>by DL model against the manual segmentation</w:t>
      </w:r>
      <w:r w:rsidR="00727106">
        <w:rPr>
          <w:sz w:val="24"/>
          <w:szCs w:val="24"/>
        </w:rPr>
        <w:t xml:space="preserve">, a </w:t>
      </w:r>
      <w:r w:rsidR="005615F1">
        <w:rPr>
          <w:sz w:val="24"/>
          <w:szCs w:val="24"/>
        </w:rPr>
        <w:t xml:space="preserve">paired </w:t>
      </w:r>
      <w:r w:rsidR="00727106">
        <w:rPr>
          <w:sz w:val="24"/>
          <w:szCs w:val="24"/>
        </w:rPr>
        <w:t xml:space="preserve">t-test </w:t>
      </w:r>
      <w:r w:rsidR="005615F1">
        <w:rPr>
          <w:sz w:val="24"/>
          <w:szCs w:val="24"/>
        </w:rPr>
        <w:t>was used for normal</w:t>
      </w:r>
      <w:r w:rsidR="00970780">
        <w:rPr>
          <w:sz w:val="24"/>
          <w:szCs w:val="24"/>
        </w:rPr>
        <w:t xml:space="preserve"> variables</w:t>
      </w:r>
      <w:r w:rsidR="005615F1">
        <w:rPr>
          <w:sz w:val="24"/>
          <w:szCs w:val="24"/>
        </w:rPr>
        <w:t>,</w:t>
      </w:r>
      <w:r w:rsidR="00970780">
        <w:rPr>
          <w:sz w:val="24"/>
          <w:szCs w:val="24"/>
        </w:rPr>
        <w:t xml:space="preserve"> and</w:t>
      </w:r>
      <w:r w:rsidR="005615F1">
        <w:t xml:space="preserve"> a </w:t>
      </w:r>
      <w:r w:rsidR="005615F1" w:rsidRPr="005615F1">
        <w:rPr>
          <w:sz w:val="24"/>
          <w:szCs w:val="24"/>
        </w:rPr>
        <w:t xml:space="preserve">Wilcoxon </w:t>
      </w:r>
      <w:r w:rsidR="005615F1">
        <w:rPr>
          <w:sz w:val="24"/>
          <w:szCs w:val="24"/>
        </w:rPr>
        <w:t>s</w:t>
      </w:r>
      <w:r w:rsidR="005615F1" w:rsidRPr="005615F1">
        <w:rPr>
          <w:sz w:val="24"/>
          <w:szCs w:val="24"/>
        </w:rPr>
        <w:t>igned-</w:t>
      </w:r>
      <w:r w:rsidR="005615F1">
        <w:rPr>
          <w:sz w:val="24"/>
          <w:szCs w:val="24"/>
        </w:rPr>
        <w:t>r</w:t>
      </w:r>
      <w:r w:rsidR="005615F1" w:rsidRPr="005615F1">
        <w:rPr>
          <w:sz w:val="24"/>
          <w:szCs w:val="24"/>
        </w:rPr>
        <w:t xml:space="preserve">ank </w:t>
      </w:r>
      <w:r w:rsidR="005615F1">
        <w:rPr>
          <w:sz w:val="24"/>
          <w:szCs w:val="24"/>
        </w:rPr>
        <w:t>t</w:t>
      </w:r>
      <w:r w:rsidR="005615F1" w:rsidRPr="005615F1">
        <w:rPr>
          <w:sz w:val="24"/>
          <w:szCs w:val="24"/>
        </w:rPr>
        <w:t>est</w:t>
      </w:r>
      <w:r w:rsidR="00727106">
        <w:rPr>
          <w:sz w:val="24"/>
          <w:szCs w:val="24"/>
        </w:rPr>
        <w:t xml:space="preserve"> </w:t>
      </w:r>
      <w:r w:rsidR="005615F1">
        <w:rPr>
          <w:sz w:val="24"/>
          <w:szCs w:val="24"/>
        </w:rPr>
        <w:t>was use</w:t>
      </w:r>
      <w:r w:rsidR="00970780">
        <w:rPr>
          <w:sz w:val="24"/>
          <w:szCs w:val="24"/>
        </w:rPr>
        <w:t xml:space="preserve">d for the </w:t>
      </w:r>
      <w:r w:rsidR="005615F1">
        <w:rPr>
          <w:sz w:val="24"/>
          <w:szCs w:val="24"/>
        </w:rPr>
        <w:t>non-normal</w:t>
      </w:r>
      <w:r w:rsidR="00970780">
        <w:rPr>
          <w:sz w:val="24"/>
          <w:szCs w:val="24"/>
        </w:rPr>
        <w:t xml:space="preserve"> variables</w:t>
      </w:r>
      <w:r w:rsidR="005615F1">
        <w:rPr>
          <w:sz w:val="24"/>
          <w:szCs w:val="24"/>
        </w:rPr>
        <w:t xml:space="preserve">. </w:t>
      </w:r>
      <w:r w:rsidR="00B8590C">
        <w:rPr>
          <w:sz w:val="24"/>
          <w:szCs w:val="24"/>
        </w:rPr>
        <w:t>Bland-Altman plot</w:t>
      </w:r>
      <w:r w:rsidR="006A1700">
        <w:rPr>
          <w:sz w:val="24"/>
          <w:szCs w:val="24"/>
        </w:rPr>
        <w:t>s</w:t>
      </w:r>
      <w:r w:rsidR="00B8590C">
        <w:rPr>
          <w:sz w:val="24"/>
          <w:szCs w:val="24"/>
        </w:rPr>
        <w:t xml:space="preserve"> </w:t>
      </w:r>
      <w:r w:rsidR="006A1700">
        <w:rPr>
          <w:sz w:val="24"/>
          <w:szCs w:val="24"/>
        </w:rPr>
        <w:t xml:space="preserve">were </w:t>
      </w:r>
      <w:r w:rsidR="00E37318">
        <w:rPr>
          <w:sz w:val="24"/>
          <w:szCs w:val="24"/>
        </w:rPr>
        <w:t xml:space="preserve">also </w:t>
      </w:r>
      <w:r w:rsidR="00B8590C">
        <w:rPr>
          <w:sz w:val="24"/>
          <w:szCs w:val="24"/>
        </w:rPr>
        <w:t xml:space="preserve">used to show </w:t>
      </w:r>
      <w:r w:rsidR="0069529C">
        <w:rPr>
          <w:sz w:val="24"/>
          <w:szCs w:val="24"/>
        </w:rPr>
        <w:t xml:space="preserve">the </w:t>
      </w:r>
      <w:r w:rsidR="00E37318">
        <w:rPr>
          <w:sz w:val="24"/>
          <w:szCs w:val="24"/>
        </w:rPr>
        <w:t>differences between measurements</w:t>
      </w:r>
      <w:r w:rsidR="00B8590C">
        <w:rPr>
          <w:sz w:val="24"/>
          <w:szCs w:val="24"/>
        </w:rPr>
        <w:t>.</w:t>
      </w:r>
      <w:r w:rsidR="004C6203" w:rsidRPr="00046EE9">
        <w:rPr>
          <w:sz w:val="24"/>
          <w:szCs w:val="24"/>
        </w:rPr>
        <w:t xml:space="preserve"> </w:t>
      </w:r>
      <w:r w:rsidR="00EF0A6E" w:rsidRPr="00046EE9">
        <w:rPr>
          <w:sz w:val="24"/>
          <w:szCs w:val="24"/>
        </w:rPr>
        <w:t xml:space="preserve">A </w:t>
      </w:r>
      <w:r w:rsidR="00727106">
        <w:rPr>
          <w:sz w:val="24"/>
          <w:szCs w:val="24"/>
        </w:rPr>
        <w:t>Spearman</w:t>
      </w:r>
      <w:r w:rsidR="00F6774D">
        <w:rPr>
          <w:sz w:val="24"/>
          <w:szCs w:val="24"/>
        </w:rPr>
        <w:t>’</w:t>
      </w:r>
      <w:r w:rsidR="00727106">
        <w:rPr>
          <w:sz w:val="24"/>
          <w:szCs w:val="24"/>
        </w:rPr>
        <w:t>s</w:t>
      </w:r>
      <w:r w:rsidR="00F6774D">
        <w:rPr>
          <w:sz w:val="24"/>
          <w:szCs w:val="24"/>
        </w:rPr>
        <w:t xml:space="preserve"> rank correlation</w:t>
      </w:r>
      <w:r w:rsidR="00727106">
        <w:rPr>
          <w:sz w:val="24"/>
          <w:szCs w:val="24"/>
        </w:rPr>
        <w:t xml:space="preserve"> </w:t>
      </w:r>
      <w:r w:rsidR="00F6774D">
        <w:rPr>
          <w:sz w:val="24"/>
          <w:szCs w:val="24"/>
        </w:rPr>
        <w:t xml:space="preserve">coefficient </w:t>
      </w:r>
      <w:r w:rsidR="002E2532">
        <w:rPr>
          <w:sz w:val="24"/>
          <w:szCs w:val="24"/>
        </w:rPr>
        <w:t>(</w:t>
      </w:r>
      <w:r w:rsidR="002E2532" w:rsidRPr="00046EE9">
        <w:rPr>
          <w:sz w:val="24"/>
          <w:szCs w:val="24"/>
        </w:rPr>
        <w:t>ρ</w:t>
      </w:r>
      <w:r w:rsidR="002E2532">
        <w:rPr>
          <w:sz w:val="24"/>
          <w:szCs w:val="24"/>
        </w:rPr>
        <w:t xml:space="preserve">) </w:t>
      </w:r>
      <w:r w:rsidR="00547A9E">
        <w:rPr>
          <w:sz w:val="24"/>
          <w:szCs w:val="24"/>
        </w:rPr>
        <w:t>was used to a</w:t>
      </w:r>
      <w:r w:rsidR="00F705F1">
        <w:rPr>
          <w:sz w:val="24"/>
          <w:szCs w:val="24"/>
        </w:rPr>
        <w:t>ss</w:t>
      </w:r>
      <w:r w:rsidR="00547A9E">
        <w:rPr>
          <w:sz w:val="24"/>
          <w:szCs w:val="24"/>
        </w:rPr>
        <w:t>ess the monotonic relationship</w:t>
      </w:r>
      <w:r w:rsidR="00592BA5">
        <w:rPr>
          <w:sz w:val="24"/>
          <w:szCs w:val="24"/>
        </w:rPr>
        <w:t xml:space="preserve"> between PWV and clinical covariates</w:t>
      </w:r>
      <w:r w:rsidR="00547A9E">
        <w:rPr>
          <w:sz w:val="24"/>
          <w:szCs w:val="24"/>
        </w:rPr>
        <w:t>. L</w:t>
      </w:r>
      <w:r w:rsidR="00547A9E" w:rsidRPr="00547A9E">
        <w:rPr>
          <w:sz w:val="24"/>
          <w:szCs w:val="24"/>
        </w:rPr>
        <w:t>ogarithmic</w:t>
      </w:r>
      <w:r w:rsidR="00547A9E">
        <w:rPr>
          <w:sz w:val="24"/>
          <w:szCs w:val="24"/>
        </w:rPr>
        <w:t xml:space="preserve"> </w:t>
      </w:r>
      <w:r w:rsidR="00547A9E" w:rsidRPr="00547A9E">
        <w:rPr>
          <w:sz w:val="24"/>
          <w:szCs w:val="24"/>
        </w:rPr>
        <w:t>transform</w:t>
      </w:r>
      <w:r w:rsidR="00EF0A6E">
        <w:rPr>
          <w:sz w:val="24"/>
          <w:szCs w:val="24"/>
        </w:rPr>
        <w:t>ation</w:t>
      </w:r>
      <w:r w:rsidR="00547A9E" w:rsidRPr="00547A9E">
        <w:rPr>
          <w:sz w:val="24"/>
          <w:szCs w:val="24"/>
        </w:rPr>
        <w:t xml:space="preserve"> </w:t>
      </w:r>
      <w:r w:rsidR="00547A9E">
        <w:rPr>
          <w:sz w:val="24"/>
          <w:szCs w:val="24"/>
        </w:rPr>
        <w:t>was applied to PWV value</w:t>
      </w:r>
      <w:r w:rsidR="00EF0A6E">
        <w:rPr>
          <w:sz w:val="24"/>
          <w:szCs w:val="24"/>
        </w:rPr>
        <w:t>s</w:t>
      </w:r>
      <w:r w:rsidR="00547A9E">
        <w:rPr>
          <w:sz w:val="24"/>
          <w:szCs w:val="24"/>
        </w:rPr>
        <w:t xml:space="preserve"> due to its </w:t>
      </w:r>
      <w:r w:rsidR="00547A9E" w:rsidRPr="00547A9E">
        <w:rPr>
          <w:sz w:val="24"/>
          <w:szCs w:val="24"/>
        </w:rPr>
        <w:t>right-skew</w:t>
      </w:r>
      <w:r w:rsidR="006840D3">
        <w:rPr>
          <w:sz w:val="24"/>
          <w:szCs w:val="24"/>
        </w:rPr>
        <w:t>ness</w:t>
      </w:r>
      <w:r w:rsidR="00EF0A6E">
        <w:rPr>
          <w:sz w:val="24"/>
          <w:szCs w:val="24"/>
        </w:rPr>
        <w:t>,</w:t>
      </w:r>
      <w:r w:rsidR="00547A9E">
        <w:rPr>
          <w:sz w:val="24"/>
          <w:szCs w:val="24"/>
        </w:rPr>
        <w:t xml:space="preserve"> </w:t>
      </w:r>
      <w:r w:rsidR="00F6774D">
        <w:rPr>
          <w:sz w:val="24"/>
          <w:szCs w:val="24"/>
        </w:rPr>
        <w:t xml:space="preserve">and </w:t>
      </w:r>
      <w:r w:rsidR="00547A9E">
        <w:rPr>
          <w:sz w:val="24"/>
          <w:szCs w:val="24"/>
        </w:rPr>
        <w:t xml:space="preserve">linear </w:t>
      </w:r>
      <w:r w:rsidR="00C839EA">
        <w:rPr>
          <w:sz w:val="24"/>
          <w:szCs w:val="24"/>
        </w:rPr>
        <w:t>regression</w:t>
      </w:r>
      <w:r w:rsidR="00E37318">
        <w:rPr>
          <w:sz w:val="24"/>
          <w:szCs w:val="24"/>
        </w:rPr>
        <w:t xml:space="preserve"> </w:t>
      </w:r>
      <w:r w:rsidR="006F2AE3" w:rsidRPr="006F2AE3">
        <w:rPr>
          <w:sz w:val="24"/>
          <w:szCs w:val="24"/>
        </w:rPr>
        <w:t>wa</w:t>
      </w:r>
      <w:r w:rsidR="00466794" w:rsidRPr="006F2AE3">
        <w:rPr>
          <w:sz w:val="24"/>
          <w:szCs w:val="24"/>
        </w:rPr>
        <w:t xml:space="preserve">s used to </w:t>
      </w:r>
      <w:r w:rsidR="006F2AE3">
        <w:rPr>
          <w:sz w:val="24"/>
          <w:szCs w:val="24"/>
        </w:rPr>
        <w:t xml:space="preserve">model </w:t>
      </w:r>
      <w:r w:rsidR="00466794" w:rsidRPr="006F2AE3">
        <w:rPr>
          <w:sz w:val="24"/>
          <w:szCs w:val="24"/>
        </w:rPr>
        <w:t>the association between</w:t>
      </w:r>
      <w:r w:rsidR="00F47AAF">
        <w:rPr>
          <w:sz w:val="24"/>
          <w:szCs w:val="24"/>
        </w:rPr>
        <w:t xml:space="preserve"> </w:t>
      </w:r>
      <w:proofErr w:type="gramStart"/>
      <w:r w:rsidR="00F47AAF">
        <w:rPr>
          <w:sz w:val="24"/>
          <w:szCs w:val="24"/>
        </w:rPr>
        <w:t>log(</w:t>
      </w:r>
      <w:proofErr w:type="gramEnd"/>
      <w:r w:rsidR="00F47AAF">
        <w:rPr>
          <w:sz w:val="24"/>
          <w:szCs w:val="24"/>
        </w:rPr>
        <w:t xml:space="preserve">PWV) </w:t>
      </w:r>
      <w:r w:rsidR="00466794" w:rsidRPr="006F2AE3">
        <w:rPr>
          <w:sz w:val="24"/>
          <w:szCs w:val="24"/>
        </w:rPr>
        <w:t>and age</w:t>
      </w:r>
      <w:r w:rsidR="00872DDC">
        <w:rPr>
          <w:sz w:val="24"/>
          <w:szCs w:val="24"/>
        </w:rPr>
        <w:t xml:space="preserve"> or</w:t>
      </w:r>
      <w:r w:rsidR="00466794" w:rsidRPr="006F2AE3">
        <w:rPr>
          <w:sz w:val="24"/>
          <w:szCs w:val="24"/>
        </w:rPr>
        <w:t xml:space="preserve"> </w:t>
      </w:r>
      <w:r w:rsidR="00C76215">
        <w:rPr>
          <w:sz w:val="24"/>
          <w:szCs w:val="24"/>
        </w:rPr>
        <w:t>SBP</w:t>
      </w:r>
      <w:r w:rsidR="00557840">
        <w:rPr>
          <w:sz w:val="24"/>
          <w:szCs w:val="24"/>
        </w:rPr>
        <w:t xml:space="preserve"> and the coefficients interpreted as % change per </w:t>
      </w:r>
      <w:r w:rsidR="00802B6C">
        <w:rPr>
          <w:sz w:val="24"/>
          <w:szCs w:val="24"/>
        </w:rPr>
        <w:t xml:space="preserve">x </w:t>
      </w:r>
      <w:r w:rsidR="00557840">
        <w:rPr>
          <w:sz w:val="24"/>
          <w:szCs w:val="24"/>
        </w:rPr>
        <w:t>unit</w:t>
      </w:r>
      <w:r w:rsidR="00466794" w:rsidRPr="006F2AE3">
        <w:rPr>
          <w:sz w:val="24"/>
          <w:szCs w:val="24"/>
        </w:rPr>
        <w:t>.</w:t>
      </w:r>
      <w:r w:rsidR="00B8590C" w:rsidRPr="00B8590C">
        <w:rPr>
          <w:sz w:val="24"/>
          <w:szCs w:val="24"/>
        </w:rPr>
        <w:t xml:space="preserve"> </w:t>
      </w:r>
      <w:r w:rsidR="004C6203">
        <w:rPr>
          <w:sz w:val="24"/>
          <w:szCs w:val="24"/>
        </w:rPr>
        <w:t xml:space="preserve">A Mann-Whitney U-test </w:t>
      </w:r>
      <w:r w:rsidR="00802B6C">
        <w:rPr>
          <w:sz w:val="24"/>
          <w:szCs w:val="24"/>
        </w:rPr>
        <w:t>was</w:t>
      </w:r>
      <w:r w:rsidR="004C6203">
        <w:rPr>
          <w:sz w:val="24"/>
          <w:szCs w:val="24"/>
        </w:rPr>
        <w:t xml:space="preserve"> used to compare </w:t>
      </w:r>
      <w:r w:rsidR="00F2323A">
        <w:rPr>
          <w:sz w:val="24"/>
          <w:szCs w:val="24"/>
        </w:rPr>
        <w:t xml:space="preserve">non-normal </w:t>
      </w:r>
      <w:r w:rsidR="004C6203">
        <w:rPr>
          <w:sz w:val="24"/>
          <w:szCs w:val="24"/>
        </w:rPr>
        <w:t xml:space="preserve">samples. </w:t>
      </w:r>
      <w:r w:rsidR="00B8590C" w:rsidRPr="00D9375E">
        <w:rPr>
          <w:sz w:val="24"/>
          <w:szCs w:val="24"/>
        </w:rPr>
        <w:t xml:space="preserve">All analyses were performed using the SciPy library (v1.9.1) </w:t>
      </w:r>
      <w:r w:rsidR="00B8590C" w:rsidRPr="00D9375E">
        <w:rPr>
          <w:sz w:val="24"/>
          <w:szCs w:val="24"/>
        </w:rPr>
        <w:fldChar w:fldCharType="begin" w:fldLock="1"/>
      </w:r>
      <w:r w:rsidR="00B2088F">
        <w:rPr>
          <w:sz w:val="24"/>
          <w:szCs w:val="24"/>
        </w:rPr>
        <w:instrText>ADDIN CSL_CITATION {"citationItems":[{"id":"ITEM-1","itemData":{"abstract":"Python for scientific computing","author":[{"dropping-particle":"","family":"Oliphant","given":"Travis E","non-dropping-particle":"","parse-names":false,"suffix":""}],"container-title":"Computing in Science &amp; Engineering","id":"ITEM-1","issue":"3","issued":{"date-parts":[["2007"]]},"page":"10-20","title":"Python for Scientific Computing","type":"article-journal","volume":"9"},"uris":["http://www.mendeley.com/documents/?uuid=3e318548-dd27-4296-a0e1-78ba161472dc"]}],"mendeley":{"formattedCitation":"[18]","plainTextFormattedCitation":"[18]","previouslyFormattedCitation":"[18]"},"properties":{"noteIndex":0},"schema":"https://github.com/citation-style-language/schema/raw/master/csl-citation.json"}</w:instrText>
      </w:r>
      <w:r w:rsidR="00B8590C" w:rsidRPr="00D9375E">
        <w:rPr>
          <w:sz w:val="24"/>
          <w:szCs w:val="24"/>
        </w:rPr>
        <w:fldChar w:fldCharType="separate"/>
      </w:r>
      <w:r w:rsidR="00380B8C" w:rsidRPr="00380B8C">
        <w:rPr>
          <w:noProof/>
          <w:sz w:val="24"/>
          <w:szCs w:val="24"/>
        </w:rPr>
        <w:t>[18]</w:t>
      </w:r>
      <w:r w:rsidR="00B8590C" w:rsidRPr="00D9375E">
        <w:rPr>
          <w:sz w:val="24"/>
          <w:szCs w:val="24"/>
        </w:rPr>
        <w:fldChar w:fldCharType="end"/>
      </w:r>
      <w:r w:rsidR="00C839EA">
        <w:rPr>
          <w:sz w:val="24"/>
          <w:szCs w:val="24"/>
        </w:rPr>
        <w:t xml:space="preserve"> and </w:t>
      </w:r>
      <w:proofErr w:type="spellStart"/>
      <w:r w:rsidR="005F7BDC">
        <w:rPr>
          <w:sz w:val="24"/>
          <w:szCs w:val="24"/>
        </w:rPr>
        <w:t>Statsmodels</w:t>
      </w:r>
      <w:proofErr w:type="spellEnd"/>
      <w:r w:rsidR="005F7BDC">
        <w:rPr>
          <w:sz w:val="24"/>
          <w:szCs w:val="24"/>
        </w:rPr>
        <w:t xml:space="preserve"> library </w:t>
      </w:r>
      <w:r w:rsidR="005F7BDC">
        <w:rPr>
          <w:sz w:val="24"/>
          <w:szCs w:val="24"/>
        </w:rPr>
        <w:fldChar w:fldCharType="begin" w:fldLock="1"/>
      </w:r>
      <w:r w:rsidR="00B2088F">
        <w:rPr>
          <w:sz w:val="24"/>
          <w:szCs w:val="24"/>
        </w:rPr>
        <w:instrText>ADDIN CSL_CITATION {"citationItems":[{"id":"ITEM-1","itemData":{"DOI":"10.25080/majora-92bf1922-011","abstract":"Statsmodels is a library for statistical and econometric analysis in Python. This paper discusses the current relationship between statistics and Python and open source more generally, outlining how the statsmodels package fills a gap in this relationship. An overview of statsmodels is provided, including a discussion of the overarching design and philosophy, what can be found in the package, and some usage examples. The paper concludes with a look at what the future holds.","author":[{"dropping-particle":"","family":"Seabold","given":"Skipper","non-dropping-particle":"","parse-names":false,"suffix":""},{"dropping-particle":"","family":"Perktold","given":"Josef","non-dropping-particle":"","parse-names":false,"suffix":""}],"container-title":"Proceedings of the 9th Python in Science Conference","id":"ITEM-1","issue":"Scipy","issued":{"date-parts":[["2010"]]},"page":"92-96","title":"Statsmodels: Econometric and Statistical Modeling with Python","type":"article-journal"},"uris":["http://www.mendeley.com/documents/?uuid=6db580f5-67fe-49a2-a4d8-cdffd77b640b"]}],"mendeley":{"formattedCitation":"[30]","plainTextFormattedCitation":"[30]","previouslyFormattedCitation":"[30]"},"properties":{"noteIndex":0},"schema":"https://github.com/citation-style-language/schema/raw/master/csl-citation.json"}</w:instrText>
      </w:r>
      <w:r w:rsidR="005F7BDC">
        <w:rPr>
          <w:sz w:val="24"/>
          <w:szCs w:val="24"/>
        </w:rPr>
        <w:fldChar w:fldCharType="separate"/>
      </w:r>
      <w:r w:rsidR="00380B8C" w:rsidRPr="00380B8C">
        <w:rPr>
          <w:noProof/>
          <w:sz w:val="24"/>
          <w:szCs w:val="24"/>
        </w:rPr>
        <w:t>[30]</w:t>
      </w:r>
      <w:r w:rsidR="005F7BDC">
        <w:rPr>
          <w:sz w:val="24"/>
          <w:szCs w:val="24"/>
        </w:rPr>
        <w:fldChar w:fldCharType="end"/>
      </w:r>
      <w:r w:rsidR="00B8590C" w:rsidRPr="00D9375E">
        <w:rPr>
          <w:sz w:val="24"/>
          <w:szCs w:val="24"/>
        </w:rPr>
        <w:t xml:space="preserve"> in Python (version 3.8.5) with a p-value &lt;0.05 considered statistically significant.</w:t>
      </w:r>
    </w:p>
    <w:p w14:paraId="20EE6C0D" w14:textId="33595375" w:rsidR="00517395" w:rsidRDefault="00466794" w:rsidP="006D64E5">
      <w:pPr>
        <w:pStyle w:val="Heading1"/>
        <w:jc w:val="both"/>
        <w:rPr>
          <w:b/>
          <w:bCs/>
          <w:color w:val="auto"/>
        </w:rPr>
      </w:pPr>
      <w:bookmarkStart w:id="14" w:name="_Ref169189072"/>
      <w:r w:rsidRPr="006F2AE3">
        <w:rPr>
          <w:b/>
          <w:bCs/>
          <w:color w:val="auto"/>
        </w:rPr>
        <w:br w:type="column"/>
      </w:r>
      <w:r>
        <w:rPr>
          <w:b/>
          <w:bCs/>
          <w:color w:val="auto"/>
        </w:rPr>
        <w:lastRenderedPageBreak/>
        <w:t>3.R</w:t>
      </w:r>
      <w:r w:rsidR="009915F9">
        <w:rPr>
          <w:b/>
          <w:bCs/>
          <w:color w:val="auto"/>
        </w:rPr>
        <w:t>esults</w:t>
      </w:r>
      <w:bookmarkEnd w:id="14"/>
    </w:p>
    <w:p w14:paraId="6B545956" w14:textId="77777777" w:rsidR="009F4A5C" w:rsidRDefault="009F4A5C" w:rsidP="006D64E5">
      <w:pPr>
        <w:jc w:val="both"/>
        <w:rPr>
          <w:sz w:val="24"/>
          <w:szCs w:val="24"/>
        </w:rPr>
      </w:pPr>
      <w:bookmarkStart w:id="15" w:name="_Hlk175219963"/>
    </w:p>
    <w:p w14:paraId="424D4112" w14:textId="175D234A" w:rsidR="00CF4987" w:rsidRDefault="002C0AC1" w:rsidP="006D64E5">
      <w:pPr>
        <w:jc w:val="both"/>
        <w:rPr>
          <w:sz w:val="24"/>
          <w:szCs w:val="24"/>
        </w:rPr>
      </w:pPr>
      <w:r>
        <w:rPr>
          <w:sz w:val="24"/>
          <w:szCs w:val="24"/>
        </w:rPr>
        <w:t>On a dedicated workstation (</w:t>
      </w:r>
      <w:r w:rsidR="009D68B9">
        <w:rPr>
          <w:sz w:val="24"/>
          <w:szCs w:val="24"/>
        </w:rPr>
        <w:t>24</w:t>
      </w:r>
      <w:r w:rsidR="00301EC5">
        <w:rPr>
          <w:sz w:val="24"/>
          <w:szCs w:val="24"/>
        </w:rPr>
        <w:t>-core CPU</w:t>
      </w:r>
      <w:r>
        <w:rPr>
          <w:sz w:val="24"/>
          <w:szCs w:val="24"/>
        </w:rPr>
        <w:t>,</w:t>
      </w:r>
      <w:r w:rsidRPr="007A13C0">
        <w:rPr>
          <w:sz w:val="24"/>
          <w:szCs w:val="24"/>
        </w:rPr>
        <w:t xml:space="preserve"> </w:t>
      </w:r>
      <w:r w:rsidR="00361B85">
        <w:rPr>
          <w:sz w:val="24"/>
          <w:szCs w:val="24"/>
        </w:rPr>
        <w:t xml:space="preserve">64 </w:t>
      </w:r>
      <w:r w:rsidRPr="007A13C0">
        <w:rPr>
          <w:sz w:val="24"/>
          <w:szCs w:val="24"/>
        </w:rPr>
        <w:t xml:space="preserve">GB RAM, NVIDIA </w:t>
      </w:r>
      <w:r w:rsidR="00361B85" w:rsidRPr="00361B85">
        <w:rPr>
          <w:sz w:val="24"/>
          <w:szCs w:val="24"/>
        </w:rPr>
        <w:t>GeForce RTX 4090</w:t>
      </w:r>
      <w:r w:rsidR="009D68B9">
        <w:rPr>
          <w:sz w:val="24"/>
          <w:szCs w:val="24"/>
        </w:rPr>
        <w:t xml:space="preserve"> </w:t>
      </w:r>
      <w:r w:rsidRPr="007A13C0">
        <w:rPr>
          <w:sz w:val="24"/>
          <w:szCs w:val="24"/>
        </w:rPr>
        <w:t>GPU</w:t>
      </w:r>
      <w:r>
        <w:rPr>
          <w:sz w:val="24"/>
          <w:szCs w:val="24"/>
        </w:rPr>
        <w:t xml:space="preserve">), training times </w:t>
      </w:r>
      <w:r w:rsidR="006A1700">
        <w:rPr>
          <w:sz w:val="24"/>
          <w:szCs w:val="24"/>
        </w:rPr>
        <w:t xml:space="preserve">for the DL models </w:t>
      </w:r>
      <w:r>
        <w:rPr>
          <w:sz w:val="24"/>
          <w:szCs w:val="24"/>
        </w:rPr>
        <w:t xml:space="preserve">were </w:t>
      </w:r>
      <w:r w:rsidR="00831F11">
        <w:rPr>
          <w:sz w:val="24"/>
          <w:szCs w:val="24"/>
        </w:rPr>
        <w:t>3.</w:t>
      </w:r>
      <w:r w:rsidR="00361B85">
        <w:rPr>
          <w:sz w:val="24"/>
          <w:szCs w:val="24"/>
        </w:rPr>
        <w:t>5</w:t>
      </w:r>
      <w:r w:rsidR="00831F11">
        <w:rPr>
          <w:sz w:val="24"/>
          <w:szCs w:val="24"/>
        </w:rPr>
        <w:t xml:space="preserve">h </w:t>
      </w:r>
      <w:r>
        <w:rPr>
          <w:sz w:val="24"/>
          <w:szCs w:val="24"/>
        </w:rPr>
        <w:t xml:space="preserve">for the </w:t>
      </w:r>
      <w:r w:rsidR="0083167F">
        <w:rPr>
          <w:sz w:val="24"/>
          <w:szCs w:val="24"/>
        </w:rPr>
        <w:t>3D</w:t>
      </w:r>
      <w:r>
        <w:rPr>
          <w:sz w:val="24"/>
          <w:szCs w:val="24"/>
        </w:rPr>
        <w:t xml:space="preserve"> aort</w:t>
      </w:r>
      <w:r w:rsidR="006D64E5">
        <w:rPr>
          <w:sz w:val="24"/>
          <w:szCs w:val="24"/>
        </w:rPr>
        <w:t>ic</w:t>
      </w:r>
      <w:r>
        <w:rPr>
          <w:sz w:val="24"/>
          <w:szCs w:val="24"/>
        </w:rPr>
        <w:t xml:space="preserve"> segmentation, and </w:t>
      </w:r>
      <w:r w:rsidR="00831F11">
        <w:rPr>
          <w:sz w:val="24"/>
          <w:szCs w:val="24"/>
        </w:rPr>
        <w:t>3.</w:t>
      </w:r>
      <w:r w:rsidR="00555997">
        <w:rPr>
          <w:sz w:val="24"/>
          <w:szCs w:val="24"/>
        </w:rPr>
        <w:t xml:space="preserve">7h </w:t>
      </w:r>
      <w:r>
        <w:rPr>
          <w:sz w:val="24"/>
          <w:szCs w:val="24"/>
        </w:rPr>
        <w:t xml:space="preserve">for </w:t>
      </w:r>
      <w:r w:rsidR="009A1BF0">
        <w:rPr>
          <w:sz w:val="24"/>
          <w:szCs w:val="24"/>
        </w:rPr>
        <w:t>phase contrast</w:t>
      </w:r>
      <w:r w:rsidR="008A557F" w:rsidDel="008A557F">
        <w:rPr>
          <w:sz w:val="24"/>
          <w:szCs w:val="24"/>
        </w:rPr>
        <w:t xml:space="preserve"> </w:t>
      </w:r>
      <w:r>
        <w:rPr>
          <w:sz w:val="24"/>
          <w:szCs w:val="24"/>
        </w:rPr>
        <w:t xml:space="preserve">segmentation. </w:t>
      </w:r>
      <w:proofErr w:type="gramStart"/>
      <w:r>
        <w:rPr>
          <w:sz w:val="24"/>
          <w:szCs w:val="24"/>
        </w:rPr>
        <w:t xml:space="preserve">Inference </w:t>
      </w:r>
      <w:r w:rsidR="00DC6AD5">
        <w:rPr>
          <w:sz w:val="24"/>
          <w:szCs w:val="24"/>
        </w:rPr>
        <w:t>time</w:t>
      </w:r>
      <w:r w:rsidR="00046EE9">
        <w:rPr>
          <w:sz w:val="24"/>
          <w:szCs w:val="24"/>
        </w:rPr>
        <w:t>s</w:t>
      </w:r>
      <w:r w:rsidR="00DC6AD5">
        <w:rPr>
          <w:sz w:val="24"/>
          <w:szCs w:val="24"/>
        </w:rPr>
        <w:t>,</w:t>
      </w:r>
      <w:proofErr w:type="gramEnd"/>
      <w:r w:rsidR="00DC6AD5">
        <w:rPr>
          <w:sz w:val="24"/>
          <w:szCs w:val="24"/>
        </w:rPr>
        <w:t xml:space="preserve"> combined </w:t>
      </w:r>
      <w:r w:rsidR="00BD202F">
        <w:rPr>
          <w:sz w:val="24"/>
          <w:szCs w:val="24"/>
        </w:rPr>
        <w:t xml:space="preserve">for both models </w:t>
      </w:r>
      <w:r>
        <w:rPr>
          <w:sz w:val="24"/>
          <w:szCs w:val="24"/>
        </w:rPr>
        <w:t xml:space="preserve">took </w:t>
      </w:r>
      <w:r w:rsidR="00361B85">
        <w:rPr>
          <w:sz w:val="24"/>
          <w:szCs w:val="24"/>
        </w:rPr>
        <w:t>6</w:t>
      </w:r>
      <w:r w:rsidR="00614953">
        <w:rPr>
          <w:sz w:val="24"/>
          <w:szCs w:val="24"/>
        </w:rPr>
        <w:t>-8</w:t>
      </w:r>
      <w:r w:rsidR="00361B85">
        <w:rPr>
          <w:sz w:val="24"/>
          <w:szCs w:val="24"/>
        </w:rPr>
        <w:t xml:space="preserve"> </w:t>
      </w:r>
      <w:r>
        <w:rPr>
          <w:sz w:val="24"/>
          <w:szCs w:val="24"/>
        </w:rPr>
        <w:t>seconds per subject on the same machine</w:t>
      </w:r>
      <w:r w:rsidR="009F4874">
        <w:rPr>
          <w:sz w:val="24"/>
          <w:szCs w:val="24"/>
        </w:rPr>
        <w:t>.</w:t>
      </w:r>
    </w:p>
    <w:p w14:paraId="39C22638" w14:textId="77777777" w:rsidR="009F4A5C" w:rsidRDefault="009F4A5C" w:rsidP="006D64E5">
      <w:pPr>
        <w:jc w:val="both"/>
        <w:rPr>
          <w:b/>
          <w:bCs/>
          <w:sz w:val="24"/>
          <w:szCs w:val="24"/>
          <w:u w:val="single"/>
        </w:rPr>
      </w:pPr>
      <w:bookmarkStart w:id="16" w:name="_Hlk156439528"/>
      <w:bookmarkEnd w:id="15"/>
    </w:p>
    <w:p w14:paraId="11050FAF" w14:textId="18F69DB5" w:rsidR="00517395" w:rsidRDefault="00E47330" w:rsidP="006D64E5">
      <w:pPr>
        <w:jc w:val="both"/>
        <w:rPr>
          <w:b/>
          <w:bCs/>
          <w:sz w:val="24"/>
          <w:szCs w:val="24"/>
          <w:u w:val="single"/>
        </w:rPr>
      </w:pPr>
      <w:r>
        <w:rPr>
          <w:b/>
          <w:bCs/>
          <w:sz w:val="24"/>
          <w:szCs w:val="24"/>
          <w:u w:val="single"/>
        </w:rPr>
        <w:t xml:space="preserve">3.1 </w:t>
      </w:r>
      <w:r w:rsidR="00D41981">
        <w:rPr>
          <w:b/>
          <w:bCs/>
          <w:sz w:val="24"/>
          <w:szCs w:val="24"/>
          <w:u w:val="single"/>
        </w:rPr>
        <w:t>Aort</w:t>
      </w:r>
      <w:r w:rsidR="00DC6AD5">
        <w:rPr>
          <w:b/>
          <w:bCs/>
          <w:sz w:val="24"/>
          <w:szCs w:val="24"/>
          <w:u w:val="single"/>
        </w:rPr>
        <w:t>ic</w:t>
      </w:r>
      <w:r w:rsidR="00D41981">
        <w:rPr>
          <w:b/>
          <w:bCs/>
          <w:sz w:val="24"/>
          <w:szCs w:val="24"/>
          <w:u w:val="single"/>
        </w:rPr>
        <w:t xml:space="preserve"> path length</w:t>
      </w:r>
    </w:p>
    <w:p w14:paraId="71FD70E9" w14:textId="305F3A3B" w:rsidR="004624A6" w:rsidRPr="00F6774D" w:rsidRDefault="008071A2" w:rsidP="006D64E5">
      <w:pPr>
        <w:jc w:val="both"/>
        <w:rPr>
          <w:bCs/>
          <w:i/>
          <w:iCs/>
          <w:sz w:val="24"/>
          <w:szCs w:val="24"/>
        </w:rPr>
      </w:pPr>
      <w:r>
        <w:rPr>
          <w:sz w:val="24"/>
          <w:szCs w:val="24"/>
        </w:rPr>
        <w:t xml:space="preserve">There were no </w:t>
      </w:r>
      <w:r w:rsidR="004624A6" w:rsidRPr="004E40DB">
        <w:rPr>
          <w:sz w:val="24"/>
          <w:szCs w:val="24"/>
        </w:rPr>
        <w:t>visible difference</w:t>
      </w:r>
      <w:r>
        <w:rPr>
          <w:sz w:val="24"/>
          <w:szCs w:val="24"/>
        </w:rPr>
        <w:t>s</w:t>
      </w:r>
      <w:r w:rsidR="004624A6" w:rsidRPr="004E40DB">
        <w:rPr>
          <w:sz w:val="24"/>
          <w:szCs w:val="24"/>
        </w:rPr>
        <w:t xml:space="preserve"> in aortic </w:t>
      </w:r>
      <w:r w:rsidR="00555997">
        <w:rPr>
          <w:sz w:val="24"/>
          <w:szCs w:val="24"/>
        </w:rPr>
        <w:t xml:space="preserve">centerlines </w:t>
      </w:r>
      <w:r w:rsidR="0056631E">
        <w:rPr>
          <w:sz w:val="24"/>
          <w:szCs w:val="24"/>
        </w:rPr>
        <w:t xml:space="preserve">generated by </w:t>
      </w:r>
      <w:r>
        <w:rPr>
          <w:sz w:val="24"/>
          <w:szCs w:val="24"/>
        </w:rPr>
        <w:t>our DL method based on localizers and t</w:t>
      </w:r>
      <w:r w:rsidR="0056631E">
        <w:rPr>
          <w:sz w:val="24"/>
          <w:szCs w:val="24"/>
        </w:rPr>
        <w:t>hose from</w:t>
      </w:r>
      <w:r>
        <w:rPr>
          <w:sz w:val="24"/>
          <w:szCs w:val="24"/>
        </w:rPr>
        <w:t xml:space="preserve"> manually segmentations of 3D whole heart data </w:t>
      </w:r>
      <w:r w:rsidR="00470A8C" w:rsidRPr="00A6490C">
        <w:rPr>
          <w:sz w:val="24"/>
          <w:szCs w:val="24"/>
        </w:rPr>
        <w:t xml:space="preserve">– see figure </w:t>
      </w:r>
      <w:r w:rsidR="00555997">
        <w:rPr>
          <w:sz w:val="24"/>
          <w:szCs w:val="24"/>
        </w:rPr>
        <w:t>6</w:t>
      </w:r>
      <w:r w:rsidR="004624A6" w:rsidRPr="00A6490C">
        <w:rPr>
          <w:sz w:val="24"/>
          <w:szCs w:val="24"/>
        </w:rPr>
        <w:t>.</w:t>
      </w:r>
      <w:r w:rsidR="00DC6AD5">
        <w:rPr>
          <w:bCs/>
          <w:sz w:val="24"/>
          <w:szCs w:val="24"/>
        </w:rPr>
        <w:t xml:space="preserve"> The </w:t>
      </w:r>
      <w:r w:rsidR="00D972CC">
        <w:rPr>
          <w:bCs/>
          <w:sz w:val="24"/>
          <w:szCs w:val="24"/>
        </w:rPr>
        <w:t xml:space="preserve">centerlines </w:t>
      </w:r>
      <w:r w:rsidR="00DC6AD5">
        <w:rPr>
          <w:bCs/>
          <w:sz w:val="24"/>
          <w:szCs w:val="24"/>
        </w:rPr>
        <w:t>a</w:t>
      </w:r>
      <w:r w:rsidR="00DC6AD5" w:rsidRPr="00AD4725">
        <w:rPr>
          <w:sz w:val="24"/>
          <w:szCs w:val="24"/>
        </w:rPr>
        <w:t xml:space="preserve">verage </w:t>
      </w:r>
      <w:r w:rsidR="00DC6AD5">
        <w:rPr>
          <w:sz w:val="24"/>
          <w:szCs w:val="24"/>
        </w:rPr>
        <w:t>s</w:t>
      </w:r>
      <w:r w:rsidR="00DC6AD5" w:rsidRPr="00AD4725">
        <w:rPr>
          <w:sz w:val="24"/>
          <w:szCs w:val="24"/>
        </w:rPr>
        <w:t xml:space="preserve">ymmetric </w:t>
      </w:r>
      <w:r w:rsidR="00DC6AD5">
        <w:rPr>
          <w:sz w:val="24"/>
          <w:szCs w:val="24"/>
        </w:rPr>
        <w:t>s</w:t>
      </w:r>
      <w:r w:rsidR="00DC6AD5" w:rsidRPr="00AD4725">
        <w:rPr>
          <w:sz w:val="24"/>
          <w:szCs w:val="24"/>
        </w:rPr>
        <w:t xml:space="preserve">urface </w:t>
      </w:r>
      <w:r w:rsidR="00DC6AD5">
        <w:rPr>
          <w:sz w:val="24"/>
          <w:szCs w:val="24"/>
        </w:rPr>
        <w:t>d</w:t>
      </w:r>
      <w:r w:rsidR="00DC6AD5" w:rsidRPr="00AD4725">
        <w:rPr>
          <w:sz w:val="24"/>
          <w:szCs w:val="24"/>
        </w:rPr>
        <w:t xml:space="preserve">istance </w:t>
      </w:r>
      <w:r w:rsidR="00DC6AD5">
        <w:rPr>
          <w:bCs/>
          <w:sz w:val="24"/>
          <w:szCs w:val="24"/>
        </w:rPr>
        <w:t xml:space="preserve">(ASSD) distance was </w:t>
      </w:r>
      <w:r w:rsidR="00DC6AD5" w:rsidRPr="00201FA1">
        <w:rPr>
          <w:sz w:val="24"/>
          <w:szCs w:val="24"/>
        </w:rPr>
        <w:t>1.</w:t>
      </w:r>
      <w:r w:rsidR="00DC6AD5">
        <w:rPr>
          <w:sz w:val="24"/>
          <w:szCs w:val="24"/>
        </w:rPr>
        <w:t xml:space="preserve">8 </w:t>
      </w:r>
      <w:r w:rsidR="00DC6AD5" w:rsidRPr="00201FA1">
        <w:rPr>
          <w:sz w:val="24"/>
          <w:szCs w:val="24"/>
        </w:rPr>
        <w:t>± 0.5</w:t>
      </w:r>
      <w:r w:rsidR="00DC6AD5">
        <w:rPr>
          <w:sz w:val="24"/>
          <w:szCs w:val="24"/>
        </w:rPr>
        <w:t>mm and the</w:t>
      </w:r>
      <w:r w:rsidR="00DC6AD5" w:rsidRPr="009F4A5C">
        <w:rPr>
          <w:sz w:val="24"/>
          <w:szCs w:val="24"/>
        </w:rPr>
        <w:t xml:space="preserve"> </w:t>
      </w:r>
      <w:proofErr w:type="spellStart"/>
      <w:r w:rsidR="00DC6AD5">
        <w:rPr>
          <w:sz w:val="24"/>
          <w:szCs w:val="24"/>
        </w:rPr>
        <w:t>Hausdorff</w:t>
      </w:r>
      <w:proofErr w:type="spellEnd"/>
      <w:r w:rsidR="00DC6AD5">
        <w:rPr>
          <w:sz w:val="24"/>
          <w:szCs w:val="24"/>
        </w:rPr>
        <w:t xml:space="preserve"> distance was 3.9 </w:t>
      </w:r>
      <w:r w:rsidR="00DC6AD5" w:rsidRPr="00201FA1">
        <w:rPr>
          <w:sz w:val="24"/>
          <w:szCs w:val="24"/>
        </w:rPr>
        <w:t xml:space="preserve">± </w:t>
      </w:r>
      <w:r w:rsidR="00DC6AD5">
        <w:rPr>
          <w:sz w:val="24"/>
          <w:szCs w:val="24"/>
        </w:rPr>
        <w:t xml:space="preserve">1.4mm. The worst case had a </w:t>
      </w:r>
      <w:proofErr w:type="spellStart"/>
      <w:r w:rsidR="00DC6AD5">
        <w:rPr>
          <w:sz w:val="24"/>
          <w:szCs w:val="24"/>
        </w:rPr>
        <w:t>Hausdorff</w:t>
      </w:r>
      <w:proofErr w:type="spellEnd"/>
      <w:r w:rsidR="00DC6AD5">
        <w:rPr>
          <w:sz w:val="24"/>
          <w:szCs w:val="24"/>
        </w:rPr>
        <w:t xml:space="preserve"> distance of 6.8mm, caused by a mismatch in the starting point of the centerline. </w:t>
      </w:r>
    </w:p>
    <w:p w14:paraId="3F9BFB36" w14:textId="135DE83E" w:rsidR="00196A52" w:rsidRDefault="00DC6AD5" w:rsidP="006D64E5">
      <w:pPr>
        <w:jc w:val="both"/>
        <w:rPr>
          <w:sz w:val="24"/>
          <w:szCs w:val="24"/>
        </w:rPr>
      </w:pPr>
      <w:r>
        <w:rPr>
          <w:sz w:val="24"/>
          <w:szCs w:val="24"/>
        </w:rPr>
        <w:t>When used to calculate</w:t>
      </w:r>
      <w:r w:rsidR="00A14172">
        <w:rPr>
          <w:sz w:val="24"/>
          <w:szCs w:val="24"/>
        </w:rPr>
        <w:t xml:space="preserve"> </w:t>
      </w:r>
      <w:r w:rsidR="00B93358">
        <w:rPr>
          <w:sz w:val="24"/>
          <w:szCs w:val="24"/>
        </w:rPr>
        <w:t>path lengths</w:t>
      </w:r>
      <w:r>
        <w:rPr>
          <w:sz w:val="24"/>
          <w:szCs w:val="24"/>
        </w:rPr>
        <w:t>, a good agreement was found between</w:t>
      </w:r>
      <w:r w:rsidR="00B93358">
        <w:rPr>
          <w:sz w:val="24"/>
          <w:szCs w:val="24"/>
        </w:rPr>
        <w:t xml:space="preserve"> our DL method based on </w:t>
      </w:r>
      <w:r w:rsidR="0083167F">
        <w:rPr>
          <w:sz w:val="24"/>
          <w:szCs w:val="24"/>
        </w:rPr>
        <w:t>2D</w:t>
      </w:r>
      <w:r w:rsidR="00874683">
        <w:rPr>
          <w:sz w:val="24"/>
          <w:szCs w:val="24"/>
        </w:rPr>
        <w:t xml:space="preserve"> </w:t>
      </w:r>
      <w:r w:rsidR="00997ADB">
        <w:rPr>
          <w:sz w:val="24"/>
          <w:szCs w:val="24"/>
        </w:rPr>
        <w:t xml:space="preserve">localizers </w:t>
      </w:r>
      <w:r w:rsidR="00B93358">
        <w:rPr>
          <w:sz w:val="24"/>
          <w:szCs w:val="24"/>
        </w:rPr>
        <w:t xml:space="preserve">and from manual segmentations of the 3D whole heart data (125 </w:t>
      </w:r>
      <w:r w:rsidR="00B93358" w:rsidRPr="00201FA1">
        <w:rPr>
          <w:sz w:val="24"/>
          <w:szCs w:val="24"/>
        </w:rPr>
        <w:t>±</w:t>
      </w:r>
      <w:r w:rsidR="00B93358">
        <w:rPr>
          <w:sz w:val="24"/>
          <w:szCs w:val="24"/>
        </w:rPr>
        <w:t xml:space="preserve"> 19mm vs 124 </w:t>
      </w:r>
      <w:r w:rsidR="00B93358" w:rsidRPr="00201FA1">
        <w:rPr>
          <w:sz w:val="24"/>
          <w:szCs w:val="24"/>
        </w:rPr>
        <w:t>±</w:t>
      </w:r>
      <w:r w:rsidR="00B93358">
        <w:rPr>
          <w:sz w:val="24"/>
          <w:szCs w:val="24"/>
        </w:rPr>
        <w:t xml:space="preserve"> 19mm</w:t>
      </w:r>
      <w:r w:rsidR="00886812">
        <w:rPr>
          <w:sz w:val="24"/>
          <w:szCs w:val="24"/>
        </w:rPr>
        <w:t xml:space="preserve">, </w:t>
      </w:r>
      <w:r w:rsidR="00DC1BF1">
        <w:rPr>
          <w:sz w:val="24"/>
          <w:szCs w:val="24"/>
        </w:rPr>
        <w:t>P</w:t>
      </w:r>
      <w:r w:rsidR="00886812">
        <w:rPr>
          <w:sz w:val="24"/>
          <w:szCs w:val="24"/>
        </w:rPr>
        <w:t>=0.88</w:t>
      </w:r>
      <w:r w:rsidR="00B93358">
        <w:rPr>
          <w:sz w:val="24"/>
          <w:szCs w:val="24"/>
        </w:rPr>
        <w:t>)</w:t>
      </w:r>
      <w:r w:rsidR="00C03197">
        <w:rPr>
          <w:sz w:val="24"/>
          <w:szCs w:val="24"/>
        </w:rPr>
        <w:t xml:space="preserve">; </w:t>
      </w:r>
      <w:r w:rsidR="00B93358">
        <w:rPr>
          <w:sz w:val="24"/>
          <w:szCs w:val="24"/>
        </w:rPr>
        <w:t>there was no significant bias (</w:t>
      </w:r>
      <w:r w:rsidR="00886812">
        <w:rPr>
          <w:sz w:val="24"/>
          <w:szCs w:val="24"/>
        </w:rPr>
        <w:t xml:space="preserve">mean difference </w:t>
      </w:r>
      <w:r w:rsidR="00B93358">
        <w:rPr>
          <w:sz w:val="24"/>
          <w:szCs w:val="24"/>
        </w:rPr>
        <w:t xml:space="preserve">0.12mm), with limits of agreement less than </w:t>
      </w:r>
      <w:r w:rsidR="00B93358" w:rsidRPr="00201FA1">
        <w:rPr>
          <w:sz w:val="24"/>
          <w:szCs w:val="24"/>
        </w:rPr>
        <w:t>±</w:t>
      </w:r>
      <w:r w:rsidR="00B93358">
        <w:rPr>
          <w:sz w:val="24"/>
          <w:szCs w:val="24"/>
        </w:rPr>
        <w:t xml:space="preserve"> 5mm (</w:t>
      </w:r>
      <w:r w:rsidR="00F705F1">
        <w:rPr>
          <w:sz w:val="24"/>
          <w:szCs w:val="24"/>
        </w:rPr>
        <w:t>F</w:t>
      </w:r>
      <w:r w:rsidR="00483048" w:rsidRPr="00A6490C">
        <w:rPr>
          <w:sz w:val="24"/>
          <w:szCs w:val="24"/>
        </w:rPr>
        <w:t xml:space="preserve">igure </w:t>
      </w:r>
      <w:r w:rsidR="00555997">
        <w:rPr>
          <w:sz w:val="24"/>
          <w:szCs w:val="24"/>
        </w:rPr>
        <w:t>7</w:t>
      </w:r>
      <w:r w:rsidR="00B93358">
        <w:rPr>
          <w:sz w:val="24"/>
          <w:szCs w:val="24"/>
        </w:rPr>
        <w:t>)</w:t>
      </w:r>
      <w:r w:rsidR="002E7550" w:rsidRPr="00A6490C">
        <w:rPr>
          <w:sz w:val="24"/>
          <w:szCs w:val="24"/>
        </w:rPr>
        <w:t>.</w:t>
      </w:r>
      <w:r w:rsidR="00826627" w:rsidRPr="00EA0937">
        <w:rPr>
          <w:i/>
          <w:iCs/>
          <w:sz w:val="24"/>
          <w:szCs w:val="24"/>
        </w:rPr>
        <w:t xml:space="preserve"> </w:t>
      </w:r>
    </w:p>
    <w:p w14:paraId="7EED81CA" w14:textId="2C0D459D" w:rsidR="00196A52" w:rsidRDefault="00196A52" w:rsidP="006D64E5">
      <w:pPr>
        <w:jc w:val="both"/>
        <w:rPr>
          <w:sz w:val="24"/>
          <w:szCs w:val="24"/>
        </w:rPr>
      </w:pPr>
    </w:p>
    <w:p w14:paraId="1DEEFF74" w14:textId="7EDE1138" w:rsidR="00196A52" w:rsidRDefault="00555997" w:rsidP="006D64E5">
      <w:pPr>
        <w:jc w:val="both"/>
        <w:rPr>
          <w:sz w:val="24"/>
          <w:szCs w:val="24"/>
        </w:rPr>
      </w:pPr>
      <w:r>
        <w:rPr>
          <w:noProof/>
        </w:rPr>
        <w:drawing>
          <wp:inline distT="0" distB="0" distL="0" distR="0" wp14:anchorId="2129EDDC" wp14:editId="55CA9ACF">
            <wp:extent cx="5731510" cy="3312795"/>
            <wp:effectExtent l="0" t="0" r="2540" b="1905"/>
            <wp:docPr id="5" name="Picture 5" descr="A diagram of different colored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different colored shap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312795"/>
                    </a:xfrm>
                    <a:prstGeom prst="rect">
                      <a:avLst/>
                    </a:prstGeom>
                  </pic:spPr>
                </pic:pic>
              </a:graphicData>
            </a:graphic>
          </wp:inline>
        </w:drawing>
      </w:r>
    </w:p>
    <w:p w14:paraId="13E55B24" w14:textId="0378BDFC" w:rsidR="00555997" w:rsidRPr="002E1E88" w:rsidRDefault="00555997" w:rsidP="00555997">
      <w:pPr>
        <w:pStyle w:val="Caption"/>
        <w:jc w:val="both"/>
        <w:rPr>
          <w:i w:val="0"/>
          <w:iCs w:val="0"/>
          <w:color w:val="auto"/>
          <w:sz w:val="24"/>
          <w:szCs w:val="24"/>
        </w:rPr>
      </w:pPr>
      <w:r w:rsidRPr="002E1E88">
        <w:rPr>
          <w:i w:val="0"/>
          <w:iCs w:val="0"/>
          <w:color w:val="auto"/>
          <w:sz w:val="24"/>
          <w:szCs w:val="24"/>
        </w:rPr>
        <w:t>Figure</w:t>
      </w:r>
      <w:r>
        <w:rPr>
          <w:i w:val="0"/>
          <w:iCs w:val="0"/>
          <w:color w:val="auto"/>
          <w:sz w:val="24"/>
          <w:szCs w:val="24"/>
        </w:rPr>
        <w:t>6</w:t>
      </w:r>
      <w:r w:rsidRPr="002E1E88">
        <w:rPr>
          <w:i w:val="0"/>
          <w:iCs w:val="0"/>
          <w:color w:val="auto"/>
          <w:sz w:val="24"/>
          <w:szCs w:val="24"/>
        </w:rPr>
        <w:t>. The best, median, and worst centerline length measurement from deep learning (DL) segmentation compared to ground truth (GT).</w:t>
      </w:r>
    </w:p>
    <w:p w14:paraId="7F1FC424" w14:textId="091143A4" w:rsidR="00196A52" w:rsidRDefault="00196A52" w:rsidP="006D64E5">
      <w:pPr>
        <w:jc w:val="both"/>
        <w:rPr>
          <w:sz w:val="24"/>
          <w:szCs w:val="24"/>
        </w:rPr>
      </w:pPr>
    </w:p>
    <w:p w14:paraId="3D0AD019" w14:textId="79EE53E5" w:rsidR="00196A52" w:rsidRDefault="00555997" w:rsidP="006D64E5">
      <w:pPr>
        <w:jc w:val="both"/>
        <w:rPr>
          <w:sz w:val="24"/>
          <w:szCs w:val="24"/>
        </w:rPr>
      </w:pPr>
      <w:r>
        <w:rPr>
          <w:noProof/>
        </w:rPr>
        <w:lastRenderedPageBreak/>
        <w:drawing>
          <wp:anchor distT="0" distB="0" distL="114300" distR="114300" simplePos="0" relativeHeight="251664384" behindDoc="1" locked="0" layoutInCell="1" allowOverlap="1" wp14:anchorId="47157B64" wp14:editId="3D79C55D">
            <wp:simplePos x="0" y="0"/>
            <wp:positionH relativeFrom="margin">
              <wp:posOffset>0</wp:posOffset>
            </wp:positionH>
            <wp:positionV relativeFrom="paragraph">
              <wp:posOffset>158750</wp:posOffset>
            </wp:positionV>
            <wp:extent cx="4244340" cy="3114040"/>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5">
                      <a:extLst>
                        <a:ext uri="{28A0092B-C50C-407E-A947-70E740481C1C}">
                          <a14:useLocalDpi xmlns:a14="http://schemas.microsoft.com/office/drawing/2010/main" val="0"/>
                        </a:ext>
                      </a:extLst>
                    </a:blip>
                    <a:srcRect t="4858"/>
                    <a:stretch/>
                  </pic:blipFill>
                  <pic:spPr bwMode="auto">
                    <a:xfrm>
                      <a:off x="0" y="0"/>
                      <a:ext cx="4244340" cy="31140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4C2CAAB" w14:textId="77777777" w:rsidR="00555997" w:rsidRDefault="00555997" w:rsidP="006D64E5">
      <w:pPr>
        <w:jc w:val="both"/>
        <w:rPr>
          <w:sz w:val="24"/>
          <w:szCs w:val="24"/>
        </w:rPr>
      </w:pPr>
    </w:p>
    <w:p w14:paraId="67BFBF6B" w14:textId="77777777" w:rsidR="00555997" w:rsidRDefault="00555997" w:rsidP="006D64E5">
      <w:pPr>
        <w:jc w:val="both"/>
        <w:rPr>
          <w:sz w:val="24"/>
          <w:szCs w:val="24"/>
        </w:rPr>
      </w:pPr>
    </w:p>
    <w:p w14:paraId="49CCCEB9" w14:textId="77777777" w:rsidR="00555997" w:rsidRDefault="00555997" w:rsidP="006D64E5">
      <w:pPr>
        <w:jc w:val="both"/>
        <w:rPr>
          <w:sz w:val="24"/>
          <w:szCs w:val="24"/>
        </w:rPr>
      </w:pPr>
    </w:p>
    <w:p w14:paraId="551A7332" w14:textId="77777777" w:rsidR="00555997" w:rsidRDefault="00555997" w:rsidP="006D64E5">
      <w:pPr>
        <w:jc w:val="both"/>
        <w:rPr>
          <w:sz w:val="24"/>
          <w:szCs w:val="24"/>
        </w:rPr>
      </w:pPr>
    </w:p>
    <w:p w14:paraId="1E907F7E" w14:textId="77777777" w:rsidR="00555997" w:rsidRDefault="00555997" w:rsidP="006D64E5">
      <w:pPr>
        <w:jc w:val="both"/>
        <w:rPr>
          <w:sz w:val="24"/>
          <w:szCs w:val="24"/>
        </w:rPr>
      </w:pPr>
    </w:p>
    <w:p w14:paraId="148539AF" w14:textId="77777777" w:rsidR="00555997" w:rsidRDefault="00555997" w:rsidP="006D64E5">
      <w:pPr>
        <w:jc w:val="both"/>
        <w:rPr>
          <w:sz w:val="24"/>
          <w:szCs w:val="24"/>
        </w:rPr>
      </w:pPr>
    </w:p>
    <w:p w14:paraId="3DE76035" w14:textId="77777777" w:rsidR="00555997" w:rsidRDefault="00555997" w:rsidP="006D64E5">
      <w:pPr>
        <w:jc w:val="both"/>
        <w:rPr>
          <w:sz w:val="24"/>
          <w:szCs w:val="24"/>
        </w:rPr>
      </w:pPr>
    </w:p>
    <w:p w14:paraId="115F2B05" w14:textId="77777777" w:rsidR="00555997" w:rsidRDefault="00555997" w:rsidP="006D64E5">
      <w:pPr>
        <w:jc w:val="both"/>
        <w:rPr>
          <w:sz w:val="24"/>
          <w:szCs w:val="24"/>
        </w:rPr>
      </w:pPr>
    </w:p>
    <w:p w14:paraId="69119E17" w14:textId="77777777" w:rsidR="00555997" w:rsidRDefault="00555997" w:rsidP="006D64E5">
      <w:pPr>
        <w:jc w:val="both"/>
        <w:rPr>
          <w:sz w:val="24"/>
          <w:szCs w:val="24"/>
        </w:rPr>
      </w:pPr>
    </w:p>
    <w:p w14:paraId="3F66A6F4" w14:textId="77777777" w:rsidR="00555997" w:rsidRDefault="00555997" w:rsidP="006D64E5">
      <w:pPr>
        <w:jc w:val="both"/>
        <w:rPr>
          <w:sz w:val="24"/>
          <w:szCs w:val="24"/>
        </w:rPr>
      </w:pPr>
    </w:p>
    <w:p w14:paraId="28A4527E" w14:textId="3F1BB6F3" w:rsidR="00FE623E" w:rsidRPr="00196A52" w:rsidRDefault="00196A52" w:rsidP="006D64E5">
      <w:pPr>
        <w:jc w:val="both"/>
        <w:rPr>
          <w:sz w:val="24"/>
          <w:szCs w:val="24"/>
        </w:rPr>
      </w:pPr>
      <w:r>
        <w:rPr>
          <w:sz w:val="24"/>
          <w:szCs w:val="24"/>
        </w:rPr>
        <w:t>Fig</w:t>
      </w:r>
      <w:r w:rsidR="001F145E">
        <w:rPr>
          <w:sz w:val="24"/>
          <w:szCs w:val="24"/>
        </w:rPr>
        <w:t xml:space="preserve">ure </w:t>
      </w:r>
      <w:r w:rsidR="00555997">
        <w:rPr>
          <w:sz w:val="24"/>
          <w:szCs w:val="24"/>
        </w:rPr>
        <w:t>7</w:t>
      </w:r>
      <w:r>
        <w:rPr>
          <w:sz w:val="24"/>
          <w:szCs w:val="24"/>
        </w:rPr>
        <w:t xml:space="preserve">: </w:t>
      </w:r>
      <w:r w:rsidR="000B342A">
        <w:rPr>
          <w:sz w:val="24"/>
          <w:szCs w:val="24"/>
        </w:rPr>
        <w:t>Bland Altman plot for</w:t>
      </w:r>
      <w:r>
        <w:rPr>
          <w:sz w:val="24"/>
          <w:szCs w:val="24"/>
        </w:rPr>
        <w:t xml:space="preserve"> centerline length measured by DL and clinician segmentations.</w:t>
      </w:r>
      <w:bookmarkEnd w:id="16"/>
    </w:p>
    <w:p w14:paraId="1D3CC18D" w14:textId="5230F194" w:rsidR="0075728F" w:rsidRDefault="0075728F" w:rsidP="006D64E5">
      <w:pPr>
        <w:keepNext/>
        <w:jc w:val="both"/>
      </w:pPr>
    </w:p>
    <w:p w14:paraId="69A0E00D" w14:textId="25466B7C" w:rsidR="0082041B" w:rsidRDefault="0082041B" w:rsidP="006D64E5">
      <w:pPr>
        <w:keepNext/>
        <w:jc w:val="both"/>
      </w:pPr>
    </w:p>
    <w:p w14:paraId="2EB2446B" w14:textId="334B70C3" w:rsidR="001D348F" w:rsidRDefault="00225FB2" w:rsidP="006D64E5">
      <w:pPr>
        <w:jc w:val="both"/>
        <w:rPr>
          <w:sz w:val="24"/>
          <w:szCs w:val="24"/>
        </w:rPr>
      </w:pPr>
      <w:r>
        <w:rPr>
          <w:b/>
          <w:bCs/>
          <w:sz w:val="24"/>
          <w:szCs w:val="24"/>
          <w:highlight w:val="yellow"/>
        </w:rPr>
        <w:br w:type="column"/>
      </w:r>
      <w:r w:rsidR="00A94838" w:rsidRPr="001A7218">
        <w:rPr>
          <w:b/>
          <w:bCs/>
          <w:sz w:val="24"/>
          <w:szCs w:val="24"/>
          <w:u w:val="single"/>
        </w:rPr>
        <w:lastRenderedPageBreak/>
        <w:t>3.</w:t>
      </w:r>
      <w:r w:rsidR="00275124" w:rsidRPr="001A7218">
        <w:rPr>
          <w:b/>
          <w:bCs/>
          <w:sz w:val="24"/>
          <w:szCs w:val="24"/>
          <w:u w:val="single"/>
        </w:rPr>
        <w:t>2</w:t>
      </w:r>
      <w:r w:rsidR="00362018" w:rsidRPr="001A7218">
        <w:rPr>
          <w:b/>
          <w:bCs/>
          <w:sz w:val="24"/>
          <w:szCs w:val="24"/>
          <w:u w:val="single"/>
        </w:rPr>
        <w:t xml:space="preserve"> </w:t>
      </w:r>
      <w:r w:rsidR="00275124" w:rsidRPr="001A7218">
        <w:rPr>
          <w:b/>
          <w:bCs/>
          <w:sz w:val="24"/>
          <w:szCs w:val="24"/>
          <w:u w:val="single"/>
        </w:rPr>
        <w:t>P</w:t>
      </w:r>
      <w:r w:rsidR="002A7AA7" w:rsidRPr="001A7218">
        <w:rPr>
          <w:b/>
          <w:bCs/>
          <w:sz w:val="24"/>
          <w:szCs w:val="24"/>
          <w:u w:val="single"/>
        </w:rPr>
        <w:t xml:space="preserve">ulse </w:t>
      </w:r>
      <w:r w:rsidR="00A94838" w:rsidRPr="001A7218">
        <w:rPr>
          <w:b/>
          <w:bCs/>
          <w:sz w:val="24"/>
          <w:szCs w:val="24"/>
          <w:u w:val="single"/>
        </w:rPr>
        <w:t>transit time measurement</w:t>
      </w:r>
      <w:r w:rsidR="00465D4F">
        <w:rPr>
          <w:sz w:val="24"/>
          <w:szCs w:val="24"/>
        </w:rPr>
        <w:t xml:space="preserve"> </w:t>
      </w:r>
    </w:p>
    <w:p w14:paraId="2C8EC13A" w14:textId="746917BB" w:rsidR="00E6162F" w:rsidRDefault="007E7C30" w:rsidP="006D64E5">
      <w:pPr>
        <w:jc w:val="both"/>
        <w:rPr>
          <w:sz w:val="24"/>
          <w:szCs w:val="24"/>
        </w:rPr>
      </w:pPr>
      <w:r>
        <w:rPr>
          <w:sz w:val="24"/>
          <w:szCs w:val="24"/>
        </w:rPr>
        <w:t xml:space="preserve">Segmentation accuracy </w:t>
      </w:r>
      <w:r w:rsidR="00DC6AD5">
        <w:rPr>
          <w:sz w:val="24"/>
          <w:szCs w:val="24"/>
        </w:rPr>
        <w:t xml:space="preserve">of the </w:t>
      </w:r>
      <w:r w:rsidR="009A1BF0">
        <w:rPr>
          <w:sz w:val="24"/>
          <w:szCs w:val="24"/>
        </w:rPr>
        <w:t>phase contrast</w:t>
      </w:r>
      <w:r w:rsidR="003F5062">
        <w:rPr>
          <w:sz w:val="24"/>
          <w:szCs w:val="24"/>
        </w:rPr>
        <w:t xml:space="preserve"> </w:t>
      </w:r>
      <w:r w:rsidR="00DC6AD5">
        <w:rPr>
          <w:sz w:val="24"/>
          <w:szCs w:val="24"/>
        </w:rPr>
        <w:t>i</w:t>
      </w:r>
      <w:r w:rsidR="003F5062">
        <w:rPr>
          <w:sz w:val="24"/>
          <w:szCs w:val="24"/>
        </w:rPr>
        <w:t>mage</w:t>
      </w:r>
      <w:r w:rsidR="00DC6AD5">
        <w:rPr>
          <w:sz w:val="24"/>
          <w:szCs w:val="24"/>
        </w:rPr>
        <w:t xml:space="preserve">s from the DL model </w:t>
      </w:r>
      <w:r>
        <w:rPr>
          <w:sz w:val="24"/>
          <w:szCs w:val="24"/>
        </w:rPr>
        <w:t>was high</w:t>
      </w:r>
      <w:r w:rsidR="00B659AB">
        <w:rPr>
          <w:sz w:val="24"/>
          <w:szCs w:val="24"/>
        </w:rPr>
        <w:t>,</w:t>
      </w:r>
      <w:r>
        <w:rPr>
          <w:sz w:val="24"/>
          <w:szCs w:val="24"/>
        </w:rPr>
        <w:t xml:space="preserve"> </w:t>
      </w:r>
      <w:r w:rsidR="00B34731">
        <w:rPr>
          <w:sz w:val="24"/>
          <w:szCs w:val="24"/>
        </w:rPr>
        <w:t xml:space="preserve">with </w:t>
      </w:r>
      <w:r w:rsidR="00E6162F" w:rsidRPr="00E6162F">
        <w:rPr>
          <w:sz w:val="24"/>
          <w:szCs w:val="24"/>
        </w:rPr>
        <w:t>a Dice score of 0.96 [0.96–0.96] for the ascending aorta and 0.89 [0.87–0.92] for the descending aorta</w:t>
      </w:r>
      <w:r w:rsidR="00E6162F">
        <w:rPr>
          <w:sz w:val="24"/>
          <w:szCs w:val="24"/>
        </w:rPr>
        <w:t>.</w:t>
      </w:r>
    </w:p>
    <w:p w14:paraId="538AFD06" w14:textId="65E1FE18" w:rsidR="00E6162F" w:rsidRDefault="00961A9C" w:rsidP="006D64E5">
      <w:pPr>
        <w:jc w:val="both"/>
        <w:rPr>
          <w:sz w:val="24"/>
          <w:szCs w:val="24"/>
        </w:rPr>
      </w:pPr>
      <w:r>
        <w:rPr>
          <w:sz w:val="24"/>
          <w:szCs w:val="24"/>
        </w:rPr>
        <w:t>The p</w:t>
      </w:r>
      <w:r w:rsidR="00E6162F" w:rsidRPr="00E6162F">
        <w:rPr>
          <w:sz w:val="24"/>
          <w:szCs w:val="24"/>
        </w:rPr>
        <w:t>ulse transit time measurements from the DL model also showed good agreement with manual segmentations. The mean transit time was 23.5 ± 10.8ms for the DL model, compared to 22.9 ± 11.5ms for the ground truth (P = 0.43). The bias was less than 1ms, and the limits of agreement were within 8ms (Figure 8).</w:t>
      </w:r>
    </w:p>
    <w:p w14:paraId="72C3677C" w14:textId="77777777" w:rsidR="00E6162F" w:rsidRDefault="00E6162F" w:rsidP="006D64E5">
      <w:pPr>
        <w:jc w:val="both"/>
        <w:rPr>
          <w:sz w:val="24"/>
          <w:szCs w:val="24"/>
        </w:rPr>
      </w:pPr>
    </w:p>
    <w:p w14:paraId="5EC62D18" w14:textId="1619B1B7" w:rsidR="00E96CA8" w:rsidRDefault="00E6162F" w:rsidP="006D64E5">
      <w:pPr>
        <w:jc w:val="both"/>
        <w:rPr>
          <w:sz w:val="24"/>
          <w:szCs w:val="24"/>
        </w:rPr>
      </w:pPr>
      <w:r w:rsidRPr="00E6162F">
        <w:rPr>
          <w:noProof/>
          <w:sz w:val="24"/>
          <w:szCs w:val="24"/>
        </w:rPr>
        <w:drawing>
          <wp:inline distT="0" distB="0" distL="0" distR="0" wp14:anchorId="03FB2A16" wp14:editId="7C2C0706">
            <wp:extent cx="4811220" cy="3611880"/>
            <wp:effectExtent l="0" t="0" r="889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1896" cy="3619895"/>
                    </a:xfrm>
                    <a:prstGeom prst="rect">
                      <a:avLst/>
                    </a:prstGeom>
                  </pic:spPr>
                </pic:pic>
              </a:graphicData>
            </a:graphic>
          </wp:inline>
        </w:drawing>
      </w:r>
    </w:p>
    <w:p w14:paraId="30B3F243" w14:textId="5BBE3E5D" w:rsidR="00E96CA8" w:rsidRDefault="00E96CA8" w:rsidP="006D64E5">
      <w:pPr>
        <w:jc w:val="both"/>
        <w:rPr>
          <w:sz w:val="24"/>
          <w:szCs w:val="24"/>
        </w:rPr>
      </w:pPr>
    </w:p>
    <w:p w14:paraId="786A6CC3" w14:textId="27E506AC" w:rsidR="0068171C" w:rsidRPr="00647445" w:rsidRDefault="00E96CA8" w:rsidP="006D64E5">
      <w:pPr>
        <w:jc w:val="both"/>
        <w:rPr>
          <w:sz w:val="24"/>
          <w:szCs w:val="24"/>
        </w:rPr>
      </w:pPr>
      <w:r>
        <w:rPr>
          <w:sz w:val="24"/>
          <w:szCs w:val="24"/>
        </w:rPr>
        <w:t>Fig</w:t>
      </w:r>
      <w:r w:rsidR="004C6203">
        <w:rPr>
          <w:sz w:val="24"/>
          <w:szCs w:val="24"/>
        </w:rPr>
        <w:t>ure</w:t>
      </w:r>
      <w:r>
        <w:rPr>
          <w:sz w:val="24"/>
          <w:szCs w:val="24"/>
        </w:rPr>
        <w:t xml:space="preserve"> </w:t>
      </w:r>
      <w:r w:rsidR="004C6203">
        <w:rPr>
          <w:sz w:val="24"/>
          <w:szCs w:val="24"/>
        </w:rPr>
        <w:t>8</w:t>
      </w:r>
      <w:r>
        <w:rPr>
          <w:sz w:val="24"/>
          <w:szCs w:val="24"/>
        </w:rPr>
        <w:t>: Bland-Altman plot</w:t>
      </w:r>
      <w:r w:rsidR="004E40DB">
        <w:rPr>
          <w:sz w:val="24"/>
          <w:szCs w:val="24"/>
        </w:rPr>
        <w:t>s</w:t>
      </w:r>
      <w:r>
        <w:rPr>
          <w:sz w:val="24"/>
          <w:szCs w:val="24"/>
        </w:rPr>
        <w:t xml:space="preserve"> of </w:t>
      </w:r>
      <w:r w:rsidR="00E6162F">
        <w:rPr>
          <w:sz w:val="24"/>
          <w:szCs w:val="24"/>
        </w:rPr>
        <w:t xml:space="preserve">pulse transit time measured by </w:t>
      </w:r>
      <w:r>
        <w:rPr>
          <w:sz w:val="24"/>
          <w:szCs w:val="24"/>
        </w:rPr>
        <w:t>DL</w:t>
      </w:r>
      <w:r w:rsidR="00E6162F">
        <w:rPr>
          <w:sz w:val="24"/>
          <w:szCs w:val="24"/>
        </w:rPr>
        <w:t xml:space="preserve"> model </w:t>
      </w:r>
      <w:r>
        <w:rPr>
          <w:sz w:val="24"/>
          <w:szCs w:val="24"/>
        </w:rPr>
        <w:t xml:space="preserve">vs </w:t>
      </w:r>
      <w:r w:rsidR="00E6162F">
        <w:rPr>
          <w:sz w:val="24"/>
          <w:szCs w:val="24"/>
        </w:rPr>
        <w:t xml:space="preserve">GT </w:t>
      </w:r>
      <w:r>
        <w:rPr>
          <w:sz w:val="24"/>
          <w:szCs w:val="24"/>
        </w:rPr>
        <w:t>on 2</w:t>
      </w:r>
      <w:r w:rsidR="00886812">
        <w:rPr>
          <w:sz w:val="24"/>
          <w:szCs w:val="24"/>
        </w:rPr>
        <w:t>0 Biobank</w:t>
      </w:r>
      <w:r w:rsidR="004C6203">
        <w:rPr>
          <w:sz w:val="24"/>
          <w:szCs w:val="24"/>
        </w:rPr>
        <w:t xml:space="preserve"> </w:t>
      </w:r>
      <w:r>
        <w:rPr>
          <w:sz w:val="24"/>
          <w:szCs w:val="24"/>
        </w:rPr>
        <w:t>subjects</w:t>
      </w:r>
      <w:r w:rsidR="00886812">
        <w:rPr>
          <w:sz w:val="24"/>
          <w:szCs w:val="24"/>
        </w:rPr>
        <w:t>.</w:t>
      </w:r>
      <w:r>
        <w:rPr>
          <w:sz w:val="24"/>
          <w:szCs w:val="24"/>
        </w:rPr>
        <w:t xml:space="preserve"> </w:t>
      </w:r>
    </w:p>
    <w:p w14:paraId="0A8E183B" w14:textId="6E38876E" w:rsidR="006A6B02" w:rsidRDefault="006A6B02" w:rsidP="006D64E5">
      <w:pPr>
        <w:jc w:val="both"/>
        <w:rPr>
          <w:b/>
          <w:bCs/>
          <w:sz w:val="24"/>
          <w:szCs w:val="24"/>
          <w:u w:val="single"/>
        </w:rPr>
      </w:pPr>
    </w:p>
    <w:p w14:paraId="132E8AF3" w14:textId="0867D822" w:rsidR="00C51E0A" w:rsidRDefault="009F4A5C" w:rsidP="00381D45">
      <w:pPr>
        <w:jc w:val="both"/>
        <w:rPr>
          <w:b/>
          <w:bCs/>
          <w:sz w:val="24"/>
          <w:szCs w:val="24"/>
          <w:u w:val="single"/>
        </w:rPr>
      </w:pPr>
      <w:r>
        <w:rPr>
          <w:b/>
          <w:bCs/>
          <w:sz w:val="24"/>
          <w:szCs w:val="24"/>
          <w:u w:val="single"/>
        </w:rPr>
        <w:br w:type="column"/>
      </w:r>
      <w:r w:rsidR="006A6B02">
        <w:rPr>
          <w:b/>
          <w:bCs/>
          <w:sz w:val="24"/>
          <w:szCs w:val="24"/>
          <w:u w:val="single"/>
        </w:rPr>
        <w:lastRenderedPageBreak/>
        <w:t xml:space="preserve">3.3 </w:t>
      </w:r>
      <w:r w:rsidRPr="009F4A5C">
        <w:rPr>
          <w:b/>
          <w:bCs/>
          <w:sz w:val="24"/>
          <w:szCs w:val="24"/>
          <w:u w:val="single"/>
        </w:rPr>
        <w:t>Pipeline</w:t>
      </w:r>
      <w:r w:rsidR="0056631E" w:rsidRPr="0013409C">
        <w:rPr>
          <w:b/>
          <w:sz w:val="24"/>
          <w:u w:val="single"/>
        </w:rPr>
        <w:t xml:space="preserve"> </w:t>
      </w:r>
      <w:r w:rsidR="0056631E">
        <w:rPr>
          <w:b/>
          <w:bCs/>
          <w:sz w:val="24"/>
          <w:szCs w:val="24"/>
          <w:u w:val="single"/>
        </w:rPr>
        <w:t>performance in UK Biobank</w:t>
      </w:r>
      <w:r w:rsidR="00C51E0A" w:rsidRPr="00EA1703">
        <w:rPr>
          <w:b/>
          <w:bCs/>
          <w:sz w:val="24"/>
          <w:szCs w:val="24"/>
        </w:rPr>
        <w:t xml:space="preserve"> </w:t>
      </w:r>
    </w:p>
    <w:p w14:paraId="609ADDD0" w14:textId="7C720228" w:rsidR="006A6B02" w:rsidRDefault="00EA0937" w:rsidP="00381D45">
      <w:pPr>
        <w:jc w:val="both"/>
        <w:rPr>
          <w:sz w:val="24"/>
          <w:szCs w:val="24"/>
        </w:rPr>
      </w:pPr>
      <w:commentRangeStart w:id="17"/>
      <w:r>
        <w:rPr>
          <w:sz w:val="24"/>
          <w:szCs w:val="24"/>
        </w:rPr>
        <w:t>O</w:t>
      </w:r>
      <w:r w:rsidR="006A6B02" w:rsidRPr="00636A05">
        <w:rPr>
          <w:sz w:val="24"/>
          <w:szCs w:val="24"/>
        </w:rPr>
        <w:t xml:space="preserve">f 1,053 </w:t>
      </w:r>
      <w:r w:rsidR="006A6B02">
        <w:rPr>
          <w:sz w:val="24"/>
          <w:szCs w:val="24"/>
        </w:rPr>
        <w:t xml:space="preserve">available </w:t>
      </w:r>
      <w:r w:rsidR="006A6B02" w:rsidRPr="00636A05">
        <w:rPr>
          <w:sz w:val="24"/>
          <w:szCs w:val="24"/>
        </w:rPr>
        <w:t xml:space="preserve">UK Biobank cases, </w:t>
      </w:r>
      <w:r w:rsidR="008F4612">
        <w:rPr>
          <w:sz w:val="24"/>
          <w:szCs w:val="24"/>
        </w:rPr>
        <w:t>949</w:t>
      </w:r>
      <w:r w:rsidR="008F4612" w:rsidRPr="00636A05">
        <w:rPr>
          <w:sz w:val="24"/>
          <w:szCs w:val="24"/>
        </w:rPr>
        <w:t xml:space="preserve"> </w:t>
      </w:r>
      <w:r w:rsidR="006A6B02" w:rsidRPr="00636A05">
        <w:rPr>
          <w:sz w:val="24"/>
          <w:szCs w:val="24"/>
        </w:rPr>
        <w:t>cases (</w:t>
      </w:r>
      <w:r w:rsidR="00F11A52">
        <w:rPr>
          <w:sz w:val="24"/>
          <w:szCs w:val="24"/>
        </w:rPr>
        <w:t>9</w:t>
      </w:r>
      <w:r w:rsidR="008F4612">
        <w:rPr>
          <w:sz w:val="24"/>
          <w:szCs w:val="24"/>
        </w:rPr>
        <w:t>0</w:t>
      </w:r>
      <w:r w:rsidR="006A6B02" w:rsidRPr="00636A05">
        <w:rPr>
          <w:sz w:val="24"/>
          <w:szCs w:val="24"/>
        </w:rPr>
        <w:t xml:space="preserve">%) were successfully processed, </w:t>
      </w:r>
      <w:r w:rsidR="005F7AAF">
        <w:rPr>
          <w:sz w:val="24"/>
          <w:szCs w:val="24"/>
        </w:rPr>
        <w:t xml:space="preserve">with </w:t>
      </w:r>
      <w:r w:rsidR="008F4612">
        <w:rPr>
          <w:sz w:val="24"/>
          <w:szCs w:val="24"/>
        </w:rPr>
        <w:t>104</w:t>
      </w:r>
      <w:r w:rsidR="008F4612" w:rsidRPr="00636A05">
        <w:rPr>
          <w:sz w:val="24"/>
          <w:szCs w:val="24"/>
        </w:rPr>
        <w:t xml:space="preserve"> </w:t>
      </w:r>
      <w:r w:rsidR="006A6B02" w:rsidRPr="00636A05">
        <w:rPr>
          <w:sz w:val="24"/>
          <w:szCs w:val="24"/>
        </w:rPr>
        <w:t>(</w:t>
      </w:r>
      <w:r w:rsidR="00467D4E">
        <w:rPr>
          <w:sz w:val="24"/>
          <w:szCs w:val="24"/>
        </w:rPr>
        <w:t>10</w:t>
      </w:r>
      <w:r w:rsidR="006A6B02" w:rsidRPr="00636A05">
        <w:rPr>
          <w:sz w:val="24"/>
          <w:szCs w:val="24"/>
        </w:rPr>
        <w:t xml:space="preserve">%) </w:t>
      </w:r>
      <w:r w:rsidR="00961A9C">
        <w:rPr>
          <w:sz w:val="24"/>
          <w:szCs w:val="24"/>
        </w:rPr>
        <w:t xml:space="preserve">exhibiting </w:t>
      </w:r>
      <w:r w:rsidR="005F7AAF">
        <w:rPr>
          <w:sz w:val="24"/>
          <w:szCs w:val="24"/>
        </w:rPr>
        <w:t xml:space="preserve">processing </w:t>
      </w:r>
      <w:r w:rsidR="006A6B02" w:rsidRPr="00636A05">
        <w:rPr>
          <w:sz w:val="24"/>
          <w:szCs w:val="24"/>
        </w:rPr>
        <w:t xml:space="preserve">failures. </w:t>
      </w:r>
      <w:r w:rsidR="006A6B02">
        <w:rPr>
          <w:sz w:val="24"/>
          <w:szCs w:val="24"/>
        </w:rPr>
        <w:t>Most of</w:t>
      </w:r>
      <w:r w:rsidR="006A6B02" w:rsidRPr="00636A05">
        <w:rPr>
          <w:sz w:val="24"/>
          <w:szCs w:val="24"/>
        </w:rPr>
        <w:t xml:space="preserve"> these failures </w:t>
      </w:r>
      <w:r w:rsidR="006A6B02">
        <w:rPr>
          <w:sz w:val="24"/>
          <w:szCs w:val="24"/>
        </w:rPr>
        <w:t>came</w:t>
      </w:r>
      <w:r w:rsidR="006A6B02" w:rsidRPr="00636A05">
        <w:rPr>
          <w:sz w:val="24"/>
          <w:szCs w:val="24"/>
        </w:rPr>
        <w:t xml:space="preserve"> from the localizer segmentation model </w:t>
      </w:r>
      <w:r w:rsidR="00263DA2">
        <w:rPr>
          <w:sz w:val="24"/>
          <w:szCs w:val="24"/>
        </w:rPr>
        <w:t xml:space="preserve">76 </w:t>
      </w:r>
      <w:r w:rsidR="006A6B02" w:rsidRPr="00636A05">
        <w:rPr>
          <w:sz w:val="24"/>
          <w:szCs w:val="24"/>
        </w:rPr>
        <w:t>(</w:t>
      </w:r>
      <w:r w:rsidR="008F4612">
        <w:rPr>
          <w:sz w:val="24"/>
          <w:szCs w:val="24"/>
        </w:rPr>
        <w:t>7</w:t>
      </w:r>
      <w:r w:rsidR="006A6B02" w:rsidRPr="00636A05">
        <w:rPr>
          <w:sz w:val="24"/>
          <w:szCs w:val="24"/>
        </w:rPr>
        <w:t xml:space="preserve">%), </w:t>
      </w:r>
      <w:r w:rsidR="00262E3C">
        <w:rPr>
          <w:sz w:val="24"/>
          <w:szCs w:val="24"/>
        </w:rPr>
        <w:t>and</w:t>
      </w:r>
      <w:r w:rsidR="00263DA2">
        <w:rPr>
          <w:sz w:val="24"/>
          <w:szCs w:val="24"/>
        </w:rPr>
        <w:t xml:space="preserve"> 28</w:t>
      </w:r>
      <w:r w:rsidR="00262E3C">
        <w:rPr>
          <w:sz w:val="24"/>
          <w:szCs w:val="24"/>
        </w:rPr>
        <w:t xml:space="preserve"> </w:t>
      </w:r>
      <w:r w:rsidR="00263DA2">
        <w:rPr>
          <w:sz w:val="24"/>
          <w:szCs w:val="24"/>
        </w:rPr>
        <w:t>(</w:t>
      </w:r>
      <w:r w:rsidR="00467D4E">
        <w:rPr>
          <w:sz w:val="24"/>
          <w:szCs w:val="24"/>
        </w:rPr>
        <w:t>3</w:t>
      </w:r>
      <w:r w:rsidR="00262E3C">
        <w:rPr>
          <w:sz w:val="24"/>
          <w:szCs w:val="24"/>
        </w:rPr>
        <w:t>%</w:t>
      </w:r>
      <w:r w:rsidR="00263DA2">
        <w:rPr>
          <w:sz w:val="24"/>
          <w:szCs w:val="24"/>
        </w:rPr>
        <w:t>)</w:t>
      </w:r>
      <w:r w:rsidR="0026093D">
        <w:rPr>
          <w:sz w:val="24"/>
          <w:szCs w:val="24"/>
        </w:rPr>
        <w:t xml:space="preserve"> </w:t>
      </w:r>
      <w:r w:rsidR="006A6B02">
        <w:rPr>
          <w:sz w:val="24"/>
          <w:szCs w:val="24"/>
        </w:rPr>
        <w:t xml:space="preserve">from </w:t>
      </w:r>
      <w:r w:rsidR="00D57C80">
        <w:rPr>
          <w:sz w:val="24"/>
          <w:szCs w:val="24"/>
        </w:rPr>
        <w:t xml:space="preserve">correct path length but </w:t>
      </w:r>
      <w:r w:rsidR="000A5916">
        <w:rPr>
          <w:sz w:val="24"/>
          <w:szCs w:val="24"/>
        </w:rPr>
        <w:t xml:space="preserve">incorrect transit time measurement </w:t>
      </w:r>
      <w:r w:rsidR="00825015">
        <w:rPr>
          <w:sz w:val="24"/>
          <w:szCs w:val="24"/>
        </w:rPr>
        <w:t xml:space="preserve">– see </w:t>
      </w:r>
      <w:r w:rsidR="00F705F1">
        <w:rPr>
          <w:sz w:val="24"/>
          <w:szCs w:val="24"/>
        </w:rPr>
        <w:t>F</w:t>
      </w:r>
      <w:r w:rsidR="00825015">
        <w:rPr>
          <w:sz w:val="24"/>
          <w:szCs w:val="24"/>
        </w:rPr>
        <w:t xml:space="preserve">igure </w:t>
      </w:r>
      <w:r w:rsidR="007A3679">
        <w:rPr>
          <w:sz w:val="24"/>
          <w:szCs w:val="24"/>
        </w:rPr>
        <w:t>9</w:t>
      </w:r>
      <w:r w:rsidR="00825015">
        <w:rPr>
          <w:sz w:val="24"/>
          <w:szCs w:val="24"/>
        </w:rPr>
        <w:t>.</w:t>
      </w:r>
      <w:commentRangeEnd w:id="17"/>
      <w:r w:rsidR="005E5D8E">
        <w:rPr>
          <w:rStyle w:val="CommentReference"/>
        </w:rPr>
        <w:commentReference w:id="17"/>
      </w:r>
    </w:p>
    <w:p w14:paraId="53BA5A05" w14:textId="271D1787" w:rsidR="0041647C" w:rsidRDefault="0060113F" w:rsidP="00381D45">
      <w:pPr>
        <w:jc w:val="both"/>
        <w:rPr>
          <w:sz w:val="24"/>
          <w:szCs w:val="24"/>
        </w:rPr>
      </w:pPr>
      <w:ins w:id="18" w:author="Jiang, Yue" w:date="2025-03-04T13:07:00Z">
        <w:r>
          <w:rPr>
            <w:noProof/>
            <w:sz w:val="24"/>
            <w:szCs w:val="24"/>
          </w:rPr>
          <w:drawing>
            <wp:inline distT="0" distB="0" distL="0" distR="0" wp14:anchorId="221C4F71" wp14:editId="355936E2">
              <wp:extent cx="5731510" cy="4533265"/>
              <wp:effectExtent l="0" t="0" r="2540" b="635"/>
              <wp:docPr id="2" name="Picture 2" descr="A flowchart of a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flowchart of a method&#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4533265"/>
                      </a:xfrm>
                      <a:prstGeom prst="rect">
                        <a:avLst/>
                      </a:prstGeom>
                    </pic:spPr>
                  </pic:pic>
                </a:graphicData>
              </a:graphic>
            </wp:inline>
          </w:drawing>
        </w:r>
      </w:ins>
    </w:p>
    <w:p w14:paraId="08B8F814" w14:textId="29DDC49F" w:rsidR="00F11A52" w:rsidRDefault="00F11A52" w:rsidP="00381D45">
      <w:pPr>
        <w:jc w:val="both"/>
        <w:rPr>
          <w:sz w:val="24"/>
          <w:szCs w:val="24"/>
        </w:rPr>
      </w:pPr>
    </w:p>
    <w:p w14:paraId="6C295A1A" w14:textId="3E25A08C" w:rsidR="0041647C" w:rsidRDefault="0041647C" w:rsidP="00381D45">
      <w:pPr>
        <w:jc w:val="both"/>
        <w:rPr>
          <w:sz w:val="24"/>
          <w:szCs w:val="24"/>
        </w:rPr>
      </w:pPr>
      <w:r w:rsidRPr="004C6203">
        <w:rPr>
          <w:sz w:val="24"/>
          <w:szCs w:val="24"/>
        </w:rPr>
        <w:t xml:space="preserve">Figure </w:t>
      </w:r>
      <w:r w:rsidR="004C6203">
        <w:rPr>
          <w:sz w:val="24"/>
          <w:szCs w:val="24"/>
        </w:rPr>
        <w:t>9</w:t>
      </w:r>
      <w:r w:rsidRPr="004C6203">
        <w:rPr>
          <w:sz w:val="24"/>
          <w:szCs w:val="24"/>
        </w:rPr>
        <w:t xml:space="preserve">: </w:t>
      </w:r>
      <w:r w:rsidR="00D00D6E">
        <w:rPr>
          <w:sz w:val="24"/>
          <w:szCs w:val="24"/>
        </w:rPr>
        <w:t>Breakdown of processing failures of the pipeline applied to</w:t>
      </w:r>
      <w:r w:rsidR="004C6203">
        <w:rPr>
          <w:sz w:val="24"/>
          <w:szCs w:val="24"/>
        </w:rPr>
        <w:t xml:space="preserve"> </w:t>
      </w:r>
      <w:r w:rsidR="00E13EBE">
        <w:rPr>
          <w:sz w:val="24"/>
          <w:szCs w:val="24"/>
        </w:rPr>
        <w:t>UK</w:t>
      </w:r>
      <w:r w:rsidR="00FB5994">
        <w:rPr>
          <w:sz w:val="24"/>
          <w:szCs w:val="24"/>
        </w:rPr>
        <w:t xml:space="preserve"> </w:t>
      </w:r>
      <w:r w:rsidR="00E13EBE">
        <w:rPr>
          <w:sz w:val="24"/>
          <w:szCs w:val="24"/>
        </w:rPr>
        <w:t>B</w:t>
      </w:r>
      <w:r w:rsidR="00FB5994">
        <w:rPr>
          <w:sz w:val="24"/>
          <w:szCs w:val="24"/>
        </w:rPr>
        <w:t>iobank</w:t>
      </w:r>
      <w:r w:rsidR="00D00D6E">
        <w:rPr>
          <w:sz w:val="24"/>
          <w:szCs w:val="24"/>
        </w:rPr>
        <w:t xml:space="preserve"> images</w:t>
      </w:r>
      <w:r w:rsidRPr="004C6203">
        <w:rPr>
          <w:sz w:val="24"/>
          <w:szCs w:val="24"/>
        </w:rPr>
        <w:t>.</w:t>
      </w:r>
      <w:r w:rsidR="005E137E" w:rsidRPr="004C6203">
        <w:rPr>
          <w:sz w:val="24"/>
          <w:szCs w:val="24"/>
        </w:rPr>
        <w:t xml:space="preserve"> </w:t>
      </w:r>
    </w:p>
    <w:p w14:paraId="7A524122" w14:textId="00B584B6" w:rsidR="00381D45" w:rsidRPr="004C6203" w:rsidRDefault="008F4612" w:rsidP="008F4612">
      <w:pPr>
        <w:tabs>
          <w:tab w:val="left" w:pos="6468"/>
        </w:tabs>
        <w:jc w:val="both"/>
        <w:rPr>
          <w:sz w:val="24"/>
          <w:szCs w:val="24"/>
        </w:rPr>
      </w:pPr>
      <w:r>
        <w:rPr>
          <w:sz w:val="24"/>
          <w:szCs w:val="24"/>
        </w:rPr>
        <w:tab/>
      </w:r>
    </w:p>
    <w:p w14:paraId="5E81C622" w14:textId="44D00F52" w:rsidR="00222FE3" w:rsidRPr="00DC5DAD" w:rsidRDefault="00263DA2" w:rsidP="00451A67">
      <w:pPr>
        <w:jc w:val="both"/>
        <w:rPr>
          <w:sz w:val="24"/>
        </w:rPr>
      </w:pPr>
      <w:r>
        <w:rPr>
          <w:sz w:val="24"/>
          <w:szCs w:val="24"/>
        </w:rPr>
        <w:t xml:space="preserve">Of the </w:t>
      </w:r>
      <w:r w:rsidR="00180F3B">
        <w:rPr>
          <w:sz w:val="24"/>
          <w:szCs w:val="24"/>
        </w:rPr>
        <w:t xml:space="preserve">76 localizer </w:t>
      </w:r>
      <w:r w:rsidR="009C02AE">
        <w:rPr>
          <w:sz w:val="24"/>
          <w:szCs w:val="24"/>
        </w:rPr>
        <w:t>mis-segmentation</w:t>
      </w:r>
      <w:r w:rsidR="00180F3B">
        <w:rPr>
          <w:sz w:val="24"/>
          <w:szCs w:val="24"/>
        </w:rPr>
        <w:t>s</w:t>
      </w:r>
      <w:r w:rsidR="00E10E8D">
        <w:rPr>
          <w:sz w:val="24"/>
          <w:szCs w:val="24"/>
        </w:rPr>
        <w:t>:</w:t>
      </w:r>
      <w:r w:rsidR="00E10E8D" w:rsidRPr="00E10E8D">
        <w:rPr>
          <w:sz w:val="24"/>
          <w:szCs w:val="24"/>
        </w:rPr>
        <w:t xml:space="preserve"> </w:t>
      </w:r>
      <w:r w:rsidR="00B70F74">
        <w:rPr>
          <w:sz w:val="24"/>
          <w:szCs w:val="24"/>
        </w:rPr>
        <w:t xml:space="preserve">43 </w:t>
      </w:r>
      <w:r w:rsidR="00180F3B">
        <w:rPr>
          <w:sz w:val="24"/>
          <w:szCs w:val="24"/>
        </w:rPr>
        <w:t xml:space="preserve">were due to </w:t>
      </w:r>
      <w:r w:rsidR="00E10E8D" w:rsidRPr="00E10E8D">
        <w:rPr>
          <w:sz w:val="24"/>
          <w:szCs w:val="24"/>
        </w:rPr>
        <w:t>incomplete segmentation</w:t>
      </w:r>
      <w:r w:rsidR="00180F3B">
        <w:rPr>
          <w:sz w:val="24"/>
          <w:szCs w:val="24"/>
        </w:rPr>
        <w:t>s</w:t>
      </w:r>
      <w:r w:rsidR="00E10E8D" w:rsidRPr="00E10E8D">
        <w:rPr>
          <w:sz w:val="24"/>
          <w:szCs w:val="24"/>
        </w:rPr>
        <w:t xml:space="preserve"> (4%) and </w:t>
      </w:r>
      <w:r w:rsidR="00B369C4">
        <w:rPr>
          <w:sz w:val="24"/>
          <w:szCs w:val="24"/>
        </w:rPr>
        <w:t>33</w:t>
      </w:r>
      <w:r w:rsidR="00B70F74">
        <w:rPr>
          <w:sz w:val="24"/>
          <w:szCs w:val="24"/>
        </w:rPr>
        <w:t xml:space="preserve"> </w:t>
      </w:r>
      <w:r w:rsidR="00180F3B">
        <w:rPr>
          <w:sz w:val="24"/>
          <w:szCs w:val="24"/>
        </w:rPr>
        <w:t xml:space="preserve">due to </w:t>
      </w:r>
      <w:r w:rsidR="00E10E8D" w:rsidRPr="00E10E8D">
        <w:rPr>
          <w:sz w:val="24"/>
          <w:szCs w:val="24"/>
        </w:rPr>
        <w:t>over-segmentation (</w:t>
      </w:r>
      <w:r w:rsidR="00B369C4">
        <w:rPr>
          <w:sz w:val="24"/>
          <w:szCs w:val="24"/>
        </w:rPr>
        <w:t>3</w:t>
      </w:r>
      <w:r w:rsidR="00E10E8D" w:rsidRPr="00E10E8D">
        <w:rPr>
          <w:sz w:val="24"/>
          <w:szCs w:val="24"/>
        </w:rPr>
        <w:t>%)</w:t>
      </w:r>
      <w:r w:rsidR="00180F3B">
        <w:rPr>
          <w:sz w:val="24"/>
          <w:szCs w:val="24"/>
        </w:rPr>
        <w:t xml:space="preserve">. </w:t>
      </w:r>
      <w:r w:rsidR="00451A67">
        <w:rPr>
          <w:sz w:val="24"/>
          <w:szCs w:val="24"/>
        </w:rPr>
        <w:t>I</w:t>
      </w:r>
      <w:r w:rsidR="00DA5360">
        <w:rPr>
          <w:sz w:val="24"/>
          <w:szCs w:val="24"/>
        </w:rPr>
        <w:t xml:space="preserve">ncomplete segmentation </w:t>
      </w:r>
      <w:r w:rsidR="00451A67">
        <w:rPr>
          <w:sz w:val="24"/>
          <w:szCs w:val="24"/>
        </w:rPr>
        <w:t xml:space="preserve">resulted in failure of </w:t>
      </w:r>
      <w:r w:rsidR="00DA5360">
        <w:rPr>
          <w:sz w:val="24"/>
          <w:szCs w:val="24"/>
        </w:rPr>
        <w:t>c</w:t>
      </w:r>
      <w:r w:rsidR="002E025B">
        <w:rPr>
          <w:sz w:val="24"/>
          <w:szCs w:val="24"/>
        </w:rPr>
        <w:t>enterline creation</w:t>
      </w:r>
      <w:r w:rsidR="00DA5360">
        <w:rPr>
          <w:sz w:val="24"/>
          <w:szCs w:val="24"/>
        </w:rPr>
        <w:t xml:space="preserve">, while over segmentation </w:t>
      </w:r>
      <w:r w:rsidR="00DC5DAD">
        <w:rPr>
          <w:sz w:val="24"/>
          <w:szCs w:val="24"/>
        </w:rPr>
        <w:t xml:space="preserve">produced </w:t>
      </w:r>
      <w:r w:rsidR="00DA5360">
        <w:rPr>
          <w:sz w:val="24"/>
          <w:szCs w:val="24"/>
        </w:rPr>
        <w:t xml:space="preserve">incorrect centerlines. </w:t>
      </w:r>
      <w:r w:rsidR="00180F3B">
        <w:rPr>
          <w:sz w:val="24"/>
          <w:szCs w:val="24"/>
        </w:rPr>
        <w:t>In the 43 incomplete segmentations</w:t>
      </w:r>
      <w:r w:rsidR="00BC70DB">
        <w:rPr>
          <w:sz w:val="24"/>
          <w:szCs w:val="24"/>
        </w:rPr>
        <w:t>,</w:t>
      </w:r>
      <w:r w:rsidR="0077023B">
        <w:rPr>
          <w:sz w:val="24"/>
          <w:szCs w:val="24"/>
        </w:rPr>
        <w:t xml:space="preserve"> </w:t>
      </w:r>
      <w:proofErr w:type="gramStart"/>
      <w:r w:rsidR="0077023B">
        <w:rPr>
          <w:sz w:val="24"/>
          <w:szCs w:val="24"/>
        </w:rPr>
        <w:t xml:space="preserve">the majority </w:t>
      </w:r>
      <w:r w:rsidR="00BC70DB">
        <w:rPr>
          <w:sz w:val="24"/>
          <w:szCs w:val="24"/>
        </w:rPr>
        <w:t>of</w:t>
      </w:r>
      <w:proofErr w:type="gramEnd"/>
      <w:r w:rsidR="00BC70DB">
        <w:rPr>
          <w:sz w:val="24"/>
          <w:szCs w:val="24"/>
        </w:rPr>
        <w:t xml:space="preserve"> </w:t>
      </w:r>
      <w:r w:rsidR="00CF10A4">
        <w:rPr>
          <w:sz w:val="24"/>
          <w:szCs w:val="24"/>
        </w:rPr>
        <w:t xml:space="preserve">the </w:t>
      </w:r>
      <w:r w:rsidR="00516352">
        <w:rPr>
          <w:sz w:val="24"/>
          <w:szCs w:val="24"/>
        </w:rPr>
        <w:t>cases</w:t>
      </w:r>
      <w:r w:rsidR="00E10E8D">
        <w:rPr>
          <w:sz w:val="24"/>
          <w:szCs w:val="24"/>
        </w:rPr>
        <w:t xml:space="preserve"> </w:t>
      </w:r>
      <w:r w:rsidR="0077023B">
        <w:rPr>
          <w:sz w:val="24"/>
          <w:szCs w:val="24"/>
        </w:rPr>
        <w:t xml:space="preserve">were due to </w:t>
      </w:r>
      <w:r w:rsidR="00BD59F4">
        <w:rPr>
          <w:sz w:val="24"/>
          <w:szCs w:val="24"/>
        </w:rPr>
        <w:t xml:space="preserve">unusual aortic </w:t>
      </w:r>
      <w:r w:rsidR="0077023B">
        <w:rPr>
          <w:sz w:val="24"/>
          <w:szCs w:val="24"/>
        </w:rPr>
        <w:t>anatomy</w:t>
      </w:r>
      <w:r w:rsidR="00BD59F4">
        <w:rPr>
          <w:sz w:val="24"/>
          <w:szCs w:val="24"/>
        </w:rPr>
        <w:t xml:space="preserve"> </w:t>
      </w:r>
      <w:r w:rsidR="00D57C80" w:rsidRPr="00D57C80">
        <w:rPr>
          <w:sz w:val="24"/>
          <w:szCs w:val="24"/>
        </w:rPr>
        <w:t xml:space="preserve">or </w:t>
      </w:r>
      <w:r w:rsidR="00BD59F4">
        <w:rPr>
          <w:sz w:val="24"/>
          <w:szCs w:val="24"/>
        </w:rPr>
        <w:t>poor</w:t>
      </w:r>
      <w:r w:rsidR="00BD59F4" w:rsidRPr="00D57C80">
        <w:rPr>
          <w:sz w:val="24"/>
          <w:szCs w:val="24"/>
        </w:rPr>
        <w:t xml:space="preserve"> </w:t>
      </w:r>
      <w:r w:rsidR="00D57C80" w:rsidRPr="00D57C80">
        <w:rPr>
          <w:sz w:val="24"/>
          <w:szCs w:val="24"/>
        </w:rPr>
        <w:t>image quality</w:t>
      </w:r>
      <w:r w:rsidR="00961A9C">
        <w:rPr>
          <w:sz w:val="24"/>
          <w:szCs w:val="24"/>
        </w:rPr>
        <w:t xml:space="preserve"> (38 cases</w:t>
      </w:r>
      <w:r w:rsidR="0060113F">
        <w:rPr>
          <w:sz w:val="24"/>
          <w:szCs w:val="24"/>
        </w:rPr>
        <w:t xml:space="preserve">, </w:t>
      </w:r>
      <w:r w:rsidR="00CF04EB">
        <w:rPr>
          <w:sz w:val="24"/>
          <w:szCs w:val="24"/>
        </w:rPr>
        <w:t>3</w:t>
      </w:r>
      <w:r w:rsidR="00467D4E">
        <w:rPr>
          <w:sz w:val="24"/>
          <w:szCs w:val="24"/>
        </w:rPr>
        <w:t>.6</w:t>
      </w:r>
      <w:r w:rsidR="00CF04EB">
        <w:rPr>
          <w:sz w:val="24"/>
          <w:szCs w:val="24"/>
        </w:rPr>
        <w:t>%</w:t>
      </w:r>
      <w:r w:rsidR="00961A9C">
        <w:rPr>
          <w:sz w:val="24"/>
          <w:szCs w:val="24"/>
        </w:rPr>
        <w:t>)</w:t>
      </w:r>
      <w:r w:rsidR="0077023B">
        <w:rPr>
          <w:sz w:val="24"/>
          <w:szCs w:val="24"/>
        </w:rPr>
        <w:t>.</w:t>
      </w:r>
      <w:r w:rsidR="00F633AE">
        <w:rPr>
          <w:sz w:val="24"/>
          <w:szCs w:val="24"/>
        </w:rPr>
        <w:t xml:space="preserve"> In </w:t>
      </w:r>
      <w:r w:rsidR="00180F3B">
        <w:rPr>
          <w:sz w:val="24"/>
          <w:szCs w:val="24"/>
        </w:rPr>
        <w:t xml:space="preserve">the </w:t>
      </w:r>
      <w:r w:rsidR="00D57C80">
        <w:rPr>
          <w:sz w:val="24"/>
          <w:szCs w:val="24"/>
        </w:rPr>
        <w:t>other 5</w:t>
      </w:r>
      <w:r w:rsidR="00961A9C">
        <w:rPr>
          <w:sz w:val="24"/>
          <w:szCs w:val="24"/>
        </w:rPr>
        <w:t xml:space="preserve"> cases</w:t>
      </w:r>
      <w:r w:rsidR="00180F3B">
        <w:rPr>
          <w:sz w:val="24"/>
          <w:szCs w:val="24"/>
        </w:rPr>
        <w:t>,</w:t>
      </w:r>
      <w:r w:rsidR="00F633AE">
        <w:rPr>
          <w:sz w:val="24"/>
          <w:szCs w:val="24"/>
        </w:rPr>
        <w:t xml:space="preserve"> the aortic </w:t>
      </w:r>
      <w:r w:rsidR="009A1BF0">
        <w:rPr>
          <w:sz w:val="24"/>
          <w:szCs w:val="24"/>
        </w:rPr>
        <w:t>phase contrast</w:t>
      </w:r>
      <w:r w:rsidR="008A557F" w:rsidDel="008A557F">
        <w:rPr>
          <w:sz w:val="24"/>
          <w:szCs w:val="24"/>
        </w:rPr>
        <w:t xml:space="preserve"> </w:t>
      </w:r>
      <w:r w:rsidR="008A557F">
        <w:rPr>
          <w:sz w:val="24"/>
          <w:szCs w:val="24"/>
        </w:rPr>
        <w:t xml:space="preserve">image </w:t>
      </w:r>
      <w:r w:rsidR="00F633AE">
        <w:rPr>
          <w:sz w:val="24"/>
          <w:szCs w:val="24"/>
        </w:rPr>
        <w:t>plane ha</w:t>
      </w:r>
      <w:r w:rsidR="00F302D8">
        <w:rPr>
          <w:sz w:val="24"/>
          <w:szCs w:val="24"/>
        </w:rPr>
        <w:t>d</w:t>
      </w:r>
      <w:r w:rsidR="00F633AE">
        <w:rPr>
          <w:sz w:val="24"/>
          <w:szCs w:val="24"/>
        </w:rPr>
        <w:t xml:space="preserve"> been planned </w:t>
      </w:r>
      <w:r w:rsidR="00B369C4">
        <w:rPr>
          <w:sz w:val="24"/>
          <w:szCs w:val="24"/>
        </w:rPr>
        <w:t xml:space="preserve">very </w:t>
      </w:r>
      <w:r w:rsidR="00F302D8">
        <w:rPr>
          <w:sz w:val="24"/>
          <w:szCs w:val="24"/>
        </w:rPr>
        <w:t>close to the aortic annulus</w:t>
      </w:r>
      <w:r w:rsidR="00B369C4">
        <w:rPr>
          <w:sz w:val="24"/>
          <w:szCs w:val="24"/>
        </w:rPr>
        <w:t xml:space="preserve"> </w:t>
      </w:r>
      <w:r w:rsidR="00180F3B">
        <w:rPr>
          <w:sz w:val="24"/>
          <w:szCs w:val="24"/>
        </w:rPr>
        <w:t xml:space="preserve">and </w:t>
      </w:r>
      <w:r w:rsidR="002E025B">
        <w:rPr>
          <w:sz w:val="24"/>
          <w:szCs w:val="24"/>
        </w:rPr>
        <w:t xml:space="preserve">thus </w:t>
      </w:r>
      <w:proofErr w:type="gramStart"/>
      <w:r w:rsidR="002E025B">
        <w:rPr>
          <w:sz w:val="24"/>
          <w:szCs w:val="24"/>
        </w:rPr>
        <w:t>didn’t</w:t>
      </w:r>
      <w:proofErr w:type="gramEnd"/>
      <w:r w:rsidR="002E025B">
        <w:rPr>
          <w:sz w:val="24"/>
          <w:szCs w:val="24"/>
        </w:rPr>
        <w:t xml:space="preserve"> intersect with </w:t>
      </w:r>
      <w:r w:rsidR="00B369C4">
        <w:rPr>
          <w:sz w:val="24"/>
          <w:szCs w:val="24"/>
        </w:rPr>
        <w:t xml:space="preserve">the </w:t>
      </w:r>
      <w:r w:rsidR="002E025B">
        <w:rPr>
          <w:sz w:val="24"/>
          <w:szCs w:val="24"/>
        </w:rPr>
        <w:t xml:space="preserve">aortic root </w:t>
      </w:r>
      <w:r w:rsidR="00B369C4">
        <w:rPr>
          <w:sz w:val="24"/>
          <w:szCs w:val="24"/>
        </w:rPr>
        <w:t>segmentation</w:t>
      </w:r>
      <w:r w:rsidR="00F633AE">
        <w:rPr>
          <w:sz w:val="24"/>
          <w:szCs w:val="24"/>
        </w:rPr>
        <w:t>.</w:t>
      </w:r>
      <w:r w:rsidR="00F302D8">
        <w:rPr>
          <w:sz w:val="24"/>
          <w:szCs w:val="24"/>
        </w:rPr>
        <w:t xml:space="preserve"> </w:t>
      </w:r>
      <w:r w:rsidR="00222FE3" w:rsidRPr="00222FE3">
        <w:rPr>
          <w:sz w:val="24"/>
          <w:szCs w:val="24"/>
        </w:rPr>
        <w:t xml:space="preserve">Examples of each type of </w:t>
      </w:r>
      <w:r w:rsidR="00ED6DCB">
        <w:rPr>
          <w:sz w:val="24"/>
          <w:szCs w:val="24"/>
        </w:rPr>
        <w:t xml:space="preserve">incorrect path length measurement </w:t>
      </w:r>
      <w:r w:rsidR="00222FE3" w:rsidRPr="00222FE3">
        <w:rPr>
          <w:sz w:val="24"/>
          <w:szCs w:val="24"/>
        </w:rPr>
        <w:t xml:space="preserve">are illustrated in Figure </w:t>
      </w:r>
      <w:r w:rsidR="00823AC9">
        <w:rPr>
          <w:sz w:val="24"/>
          <w:szCs w:val="24"/>
        </w:rPr>
        <w:t>10</w:t>
      </w:r>
      <w:r w:rsidR="00222FE3" w:rsidRPr="00222FE3">
        <w:rPr>
          <w:sz w:val="24"/>
          <w:szCs w:val="24"/>
        </w:rPr>
        <w:t>.</w:t>
      </w:r>
    </w:p>
    <w:p w14:paraId="1520B78F" w14:textId="4044C7ED" w:rsidR="00ED6DCB" w:rsidRPr="00405ED0" w:rsidRDefault="00B557A5" w:rsidP="00ED6DCB">
      <w:pPr>
        <w:jc w:val="both"/>
        <w:rPr>
          <w:sz w:val="24"/>
          <w:szCs w:val="24"/>
        </w:rPr>
      </w:pPr>
      <w:r>
        <w:rPr>
          <w:noProof/>
          <w:sz w:val="24"/>
          <w:szCs w:val="24"/>
        </w:rPr>
        <w:lastRenderedPageBreak/>
        <w:drawing>
          <wp:inline distT="0" distB="0" distL="0" distR="0" wp14:anchorId="29B6A257" wp14:editId="731804D9">
            <wp:extent cx="5731510" cy="3220720"/>
            <wp:effectExtent l="0" t="0" r="2540" b="0"/>
            <wp:docPr id="10" name="Picture 10" descr="A collage of images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llage of images of a human body&#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232EA8A4" w14:textId="1F7D3044" w:rsidR="00ED6DCB" w:rsidRPr="006F4098" w:rsidRDefault="00ED6DCB" w:rsidP="00ED6DCB">
      <w:pPr>
        <w:jc w:val="both"/>
        <w:rPr>
          <w:sz w:val="24"/>
          <w:szCs w:val="24"/>
        </w:rPr>
      </w:pPr>
      <w:r w:rsidRPr="00257611">
        <w:rPr>
          <w:sz w:val="24"/>
          <w:szCs w:val="24"/>
        </w:rPr>
        <w:t xml:space="preserve">Figure 10: Example of </w:t>
      </w:r>
      <w:r>
        <w:rPr>
          <w:sz w:val="24"/>
          <w:szCs w:val="24"/>
        </w:rPr>
        <w:t>different types</w:t>
      </w:r>
      <w:r w:rsidRPr="006F4098">
        <w:rPr>
          <w:sz w:val="24"/>
          <w:szCs w:val="24"/>
        </w:rPr>
        <w:t xml:space="preserve"> </w:t>
      </w:r>
      <w:r>
        <w:rPr>
          <w:sz w:val="24"/>
          <w:szCs w:val="24"/>
        </w:rPr>
        <w:t>of incorrect path length measurement</w:t>
      </w:r>
      <w:r w:rsidRPr="006F4098">
        <w:rPr>
          <w:sz w:val="24"/>
          <w:szCs w:val="24"/>
        </w:rPr>
        <w:t xml:space="preserve">. </w:t>
      </w:r>
      <w:r w:rsidR="00D15401">
        <w:rPr>
          <w:sz w:val="24"/>
          <w:szCs w:val="24"/>
        </w:rPr>
        <w:t xml:space="preserve">If the </w:t>
      </w:r>
      <w:r w:rsidR="009A1BF0">
        <w:rPr>
          <w:sz w:val="24"/>
          <w:szCs w:val="24"/>
        </w:rPr>
        <w:t>phase contrast</w:t>
      </w:r>
      <w:r w:rsidR="00D15401">
        <w:rPr>
          <w:sz w:val="24"/>
          <w:szCs w:val="24"/>
        </w:rPr>
        <w:t xml:space="preserve"> imaging plane </w:t>
      </w:r>
      <w:r w:rsidR="000C1ED4">
        <w:rPr>
          <w:sz w:val="24"/>
          <w:szCs w:val="24"/>
        </w:rPr>
        <w:t xml:space="preserve">intersected </w:t>
      </w:r>
      <w:r w:rsidR="00D15401">
        <w:rPr>
          <w:sz w:val="24"/>
          <w:szCs w:val="24"/>
        </w:rPr>
        <w:t xml:space="preserve">with the mesh </w:t>
      </w:r>
      <w:r w:rsidR="000E65C9">
        <w:rPr>
          <w:sz w:val="24"/>
          <w:szCs w:val="24"/>
        </w:rPr>
        <w:t>only once</w:t>
      </w:r>
      <w:r w:rsidR="00D15401">
        <w:rPr>
          <w:sz w:val="24"/>
          <w:szCs w:val="24"/>
        </w:rPr>
        <w:t xml:space="preserve">, </w:t>
      </w:r>
      <w:r w:rsidR="00D15401" w:rsidRPr="008051EC">
        <w:rPr>
          <w:sz w:val="24"/>
          <w:szCs w:val="24"/>
        </w:rPr>
        <w:t xml:space="preserve">the automatic </w:t>
      </w:r>
      <w:r w:rsidR="00D15401">
        <w:rPr>
          <w:sz w:val="24"/>
          <w:szCs w:val="24"/>
        </w:rPr>
        <w:t>centerline creation would fail; while if</w:t>
      </w:r>
      <w:r w:rsidR="00BF1072" w:rsidRPr="00BF1072">
        <w:rPr>
          <w:sz w:val="24"/>
          <w:szCs w:val="24"/>
        </w:rPr>
        <w:t xml:space="preserve"> </w:t>
      </w:r>
      <w:r w:rsidR="00D15401" w:rsidRPr="00BF1072">
        <w:rPr>
          <w:sz w:val="24"/>
          <w:szCs w:val="24"/>
        </w:rPr>
        <w:t xml:space="preserve">the </w:t>
      </w:r>
      <w:r w:rsidR="009A1BF0">
        <w:rPr>
          <w:sz w:val="24"/>
          <w:szCs w:val="24"/>
        </w:rPr>
        <w:t>phase contrast</w:t>
      </w:r>
      <w:r w:rsidR="00D15401" w:rsidRPr="00BF1072">
        <w:rPr>
          <w:sz w:val="24"/>
          <w:szCs w:val="24"/>
        </w:rPr>
        <w:t xml:space="preserve"> imaging plane </w:t>
      </w:r>
      <w:r w:rsidR="000C1ED4" w:rsidRPr="00BF1072">
        <w:rPr>
          <w:sz w:val="24"/>
          <w:szCs w:val="24"/>
        </w:rPr>
        <w:t>intersect</w:t>
      </w:r>
      <w:r w:rsidR="000C1ED4">
        <w:rPr>
          <w:sz w:val="24"/>
          <w:szCs w:val="24"/>
        </w:rPr>
        <w:t>ed</w:t>
      </w:r>
      <w:r w:rsidR="000C1ED4" w:rsidRPr="00BF1072">
        <w:rPr>
          <w:sz w:val="24"/>
          <w:szCs w:val="24"/>
        </w:rPr>
        <w:t xml:space="preserve"> </w:t>
      </w:r>
      <w:r w:rsidR="00D15401" w:rsidRPr="00BF1072">
        <w:rPr>
          <w:sz w:val="24"/>
          <w:szCs w:val="24"/>
        </w:rPr>
        <w:t xml:space="preserve">with </w:t>
      </w:r>
      <w:r w:rsidR="00D15401">
        <w:rPr>
          <w:sz w:val="24"/>
          <w:szCs w:val="24"/>
        </w:rPr>
        <w:t xml:space="preserve">the </w:t>
      </w:r>
      <w:r w:rsidR="00BF1072" w:rsidRPr="00BF1072">
        <w:rPr>
          <w:sz w:val="24"/>
          <w:szCs w:val="24"/>
        </w:rPr>
        <w:t xml:space="preserve">mesh </w:t>
      </w:r>
      <w:r w:rsidR="00D15401">
        <w:rPr>
          <w:sz w:val="24"/>
          <w:szCs w:val="24"/>
        </w:rPr>
        <w:t>more than twice,</w:t>
      </w:r>
      <w:r w:rsidR="00D15401" w:rsidRPr="00D15401">
        <w:rPr>
          <w:sz w:val="24"/>
          <w:szCs w:val="24"/>
        </w:rPr>
        <w:t xml:space="preserve"> </w:t>
      </w:r>
      <w:r w:rsidR="00D15401" w:rsidRPr="00BF1072">
        <w:rPr>
          <w:sz w:val="24"/>
          <w:szCs w:val="24"/>
        </w:rPr>
        <w:t xml:space="preserve">the automatic centerline algorithm </w:t>
      </w:r>
      <w:r w:rsidR="00F705F1">
        <w:rPr>
          <w:sz w:val="24"/>
          <w:szCs w:val="24"/>
        </w:rPr>
        <w:t xml:space="preserve">would </w:t>
      </w:r>
      <w:r w:rsidR="00D15401" w:rsidRPr="00BF1072">
        <w:rPr>
          <w:sz w:val="24"/>
          <w:szCs w:val="24"/>
        </w:rPr>
        <w:t>calculate the shortest path between two closest open ends</w:t>
      </w:r>
      <w:r w:rsidR="00D15401">
        <w:rPr>
          <w:sz w:val="24"/>
          <w:szCs w:val="24"/>
        </w:rPr>
        <w:t xml:space="preserve">, </w:t>
      </w:r>
      <w:r w:rsidR="00BF1072" w:rsidRPr="00BF1072">
        <w:rPr>
          <w:sz w:val="24"/>
          <w:szCs w:val="24"/>
        </w:rPr>
        <w:t xml:space="preserve">resulting </w:t>
      </w:r>
      <w:r w:rsidR="000E65C9">
        <w:rPr>
          <w:sz w:val="24"/>
          <w:szCs w:val="24"/>
        </w:rPr>
        <w:t>in incorrect (</w:t>
      </w:r>
      <w:r w:rsidR="000E65C9" w:rsidRPr="00BF1072">
        <w:rPr>
          <w:sz w:val="24"/>
          <w:szCs w:val="24"/>
        </w:rPr>
        <w:t>shorter</w:t>
      </w:r>
      <w:r w:rsidR="000E65C9">
        <w:rPr>
          <w:sz w:val="24"/>
          <w:szCs w:val="24"/>
        </w:rPr>
        <w:t>)</w:t>
      </w:r>
      <w:r w:rsidR="000E65C9" w:rsidRPr="00BF1072">
        <w:rPr>
          <w:sz w:val="24"/>
          <w:szCs w:val="24"/>
        </w:rPr>
        <w:t xml:space="preserve"> </w:t>
      </w:r>
      <w:r w:rsidR="00BF1072" w:rsidRPr="00BF1072">
        <w:rPr>
          <w:sz w:val="24"/>
          <w:szCs w:val="24"/>
        </w:rPr>
        <w:t>path length measure</w:t>
      </w:r>
      <w:r w:rsidR="000E65C9">
        <w:rPr>
          <w:sz w:val="24"/>
          <w:szCs w:val="24"/>
        </w:rPr>
        <w:t>d</w:t>
      </w:r>
      <w:r w:rsidR="00BF1072" w:rsidRPr="00BF1072">
        <w:rPr>
          <w:sz w:val="24"/>
          <w:szCs w:val="24"/>
        </w:rPr>
        <w:t>.</w:t>
      </w:r>
    </w:p>
    <w:p w14:paraId="33E49DE8" w14:textId="77777777" w:rsidR="00ED6DCB" w:rsidRDefault="00ED6DCB" w:rsidP="00381D45">
      <w:pPr>
        <w:jc w:val="both"/>
        <w:rPr>
          <w:sz w:val="24"/>
          <w:szCs w:val="24"/>
        </w:rPr>
      </w:pPr>
    </w:p>
    <w:p w14:paraId="3A0D658F" w14:textId="4564DF2D" w:rsidR="000A5916" w:rsidRPr="00617A8C" w:rsidRDefault="00237520" w:rsidP="00961A9C">
      <w:pPr>
        <w:jc w:val="both"/>
        <w:rPr>
          <w:color w:val="808080" w:themeColor="background1" w:themeShade="80"/>
          <w:sz w:val="24"/>
          <w:szCs w:val="24"/>
        </w:rPr>
      </w:pPr>
      <w:r>
        <w:rPr>
          <w:sz w:val="24"/>
          <w:szCs w:val="24"/>
        </w:rPr>
        <w:t>P</w:t>
      </w:r>
      <w:r w:rsidRPr="00405ED0">
        <w:rPr>
          <w:sz w:val="24"/>
          <w:szCs w:val="24"/>
        </w:rPr>
        <w:t xml:space="preserve">ulse transit time </w:t>
      </w:r>
      <w:r w:rsidR="00E603D9">
        <w:rPr>
          <w:sz w:val="24"/>
          <w:szCs w:val="24"/>
        </w:rPr>
        <w:t xml:space="preserve">measurement </w:t>
      </w:r>
      <w:r>
        <w:rPr>
          <w:sz w:val="24"/>
          <w:szCs w:val="24"/>
        </w:rPr>
        <w:t xml:space="preserve">failure </w:t>
      </w:r>
      <w:r w:rsidR="00E603D9">
        <w:rPr>
          <w:sz w:val="24"/>
          <w:szCs w:val="24"/>
        </w:rPr>
        <w:t>refer</w:t>
      </w:r>
      <w:r w:rsidR="00051B00">
        <w:rPr>
          <w:sz w:val="24"/>
          <w:szCs w:val="24"/>
        </w:rPr>
        <w:t>s</w:t>
      </w:r>
      <w:r w:rsidR="00E603D9">
        <w:rPr>
          <w:sz w:val="24"/>
          <w:szCs w:val="24"/>
        </w:rPr>
        <w:t xml:space="preserve"> </w:t>
      </w:r>
      <w:r w:rsidR="00E603D9" w:rsidRPr="00CA3B9C">
        <w:rPr>
          <w:sz w:val="24"/>
          <w:szCs w:val="24"/>
        </w:rPr>
        <w:t>to values that appear</w:t>
      </w:r>
      <w:r w:rsidR="000C1ED4">
        <w:rPr>
          <w:sz w:val="24"/>
          <w:szCs w:val="24"/>
        </w:rPr>
        <w:t>ed</w:t>
      </w:r>
      <w:r w:rsidR="00E603D9" w:rsidRPr="00CA3B9C">
        <w:rPr>
          <w:sz w:val="24"/>
          <w:szCs w:val="24"/>
        </w:rPr>
        <w:t xml:space="preserve"> unrealistic or </w:t>
      </w:r>
      <w:r w:rsidR="00FF50E4">
        <w:rPr>
          <w:sz w:val="24"/>
          <w:szCs w:val="24"/>
        </w:rPr>
        <w:t xml:space="preserve">well </w:t>
      </w:r>
      <w:r w:rsidR="00E603D9" w:rsidRPr="00CA3B9C">
        <w:rPr>
          <w:sz w:val="24"/>
          <w:szCs w:val="24"/>
        </w:rPr>
        <w:t xml:space="preserve">outside the expected physiological </w:t>
      </w:r>
      <w:r w:rsidR="00E603D9">
        <w:rPr>
          <w:sz w:val="24"/>
          <w:szCs w:val="24"/>
        </w:rPr>
        <w:t xml:space="preserve">normal </w:t>
      </w:r>
      <w:r w:rsidR="00E603D9" w:rsidRPr="00CA3B9C">
        <w:rPr>
          <w:sz w:val="24"/>
          <w:szCs w:val="24"/>
        </w:rPr>
        <w:t>range.</w:t>
      </w:r>
      <w:r w:rsidR="00E603D9">
        <w:rPr>
          <w:sz w:val="24"/>
          <w:szCs w:val="24"/>
        </w:rPr>
        <w:t xml:space="preserve"> </w:t>
      </w:r>
      <w:r w:rsidR="00051B00">
        <w:rPr>
          <w:sz w:val="24"/>
          <w:szCs w:val="24"/>
        </w:rPr>
        <w:t>For cases with correct path length measurement, we found 9 cases (</w:t>
      </w:r>
      <w:r w:rsidR="00467D4E">
        <w:rPr>
          <w:sz w:val="24"/>
          <w:szCs w:val="24"/>
        </w:rPr>
        <w:t>1</w:t>
      </w:r>
      <w:r w:rsidR="00051B00">
        <w:rPr>
          <w:sz w:val="24"/>
          <w:szCs w:val="24"/>
        </w:rPr>
        <w:t xml:space="preserve">%) </w:t>
      </w:r>
      <w:r w:rsidR="00961A9C">
        <w:rPr>
          <w:sz w:val="24"/>
          <w:szCs w:val="24"/>
        </w:rPr>
        <w:t>where there was</w:t>
      </w:r>
      <w:r w:rsidR="00051B00">
        <w:rPr>
          <w:sz w:val="24"/>
          <w:szCs w:val="24"/>
        </w:rPr>
        <w:t xml:space="preserve"> mis-segmentation on the </w:t>
      </w:r>
      <w:r w:rsidR="009A1BF0">
        <w:rPr>
          <w:sz w:val="24"/>
          <w:szCs w:val="24"/>
        </w:rPr>
        <w:t>phase contrast</w:t>
      </w:r>
      <w:r w:rsidR="00051B00">
        <w:rPr>
          <w:sz w:val="24"/>
          <w:szCs w:val="24"/>
        </w:rPr>
        <w:t xml:space="preserve"> images</w:t>
      </w:r>
      <w:r w:rsidR="00051B00" w:rsidRPr="00051B00">
        <w:rPr>
          <w:sz w:val="24"/>
          <w:szCs w:val="24"/>
        </w:rPr>
        <w:t xml:space="preserve"> </w:t>
      </w:r>
      <w:r w:rsidR="00051B00">
        <w:rPr>
          <w:sz w:val="24"/>
          <w:szCs w:val="24"/>
        </w:rPr>
        <w:t xml:space="preserve">and </w:t>
      </w:r>
      <w:r w:rsidR="002B6C65">
        <w:rPr>
          <w:sz w:val="24"/>
          <w:szCs w:val="24"/>
        </w:rPr>
        <w:t>19 cases (</w:t>
      </w:r>
      <w:r w:rsidR="00467D4E">
        <w:rPr>
          <w:sz w:val="24"/>
          <w:szCs w:val="24"/>
        </w:rPr>
        <w:t>2</w:t>
      </w:r>
      <w:r w:rsidR="002B6C65">
        <w:rPr>
          <w:sz w:val="24"/>
          <w:szCs w:val="24"/>
        </w:rPr>
        <w:t xml:space="preserve">%) </w:t>
      </w:r>
      <w:r w:rsidR="00961A9C">
        <w:rPr>
          <w:sz w:val="24"/>
          <w:szCs w:val="24"/>
        </w:rPr>
        <w:t xml:space="preserve">with </w:t>
      </w:r>
      <w:r w:rsidR="00176D00">
        <w:rPr>
          <w:sz w:val="24"/>
          <w:szCs w:val="24"/>
        </w:rPr>
        <w:t xml:space="preserve">unrealistic </w:t>
      </w:r>
      <w:r w:rsidR="00823AC9">
        <w:rPr>
          <w:sz w:val="24"/>
          <w:szCs w:val="24"/>
        </w:rPr>
        <w:t>transit time</w:t>
      </w:r>
      <w:r w:rsidR="00961A9C">
        <w:rPr>
          <w:sz w:val="24"/>
          <w:szCs w:val="24"/>
        </w:rPr>
        <w:t>s</w:t>
      </w:r>
      <w:r w:rsidR="00051B00">
        <w:rPr>
          <w:sz w:val="24"/>
          <w:szCs w:val="24"/>
        </w:rPr>
        <w:t>.</w:t>
      </w:r>
      <w:r w:rsidR="00051B00" w:rsidRPr="00051B00">
        <w:rPr>
          <w:sz w:val="24"/>
          <w:szCs w:val="24"/>
        </w:rPr>
        <w:t xml:space="preserve"> </w:t>
      </w:r>
      <w:r w:rsidR="00176D00">
        <w:rPr>
          <w:sz w:val="24"/>
          <w:szCs w:val="24"/>
        </w:rPr>
        <w:t>Unrealistic</w:t>
      </w:r>
      <w:r w:rsidR="00961A9C">
        <w:rPr>
          <w:sz w:val="24"/>
          <w:szCs w:val="24"/>
        </w:rPr>
        <w:t xml:space="preserve"> </w:t>
      </w:r>
      <w:r w:rsidR="00823AC9">
        <w:rPr>
          <w:sz w:val="24"/>
          <w:szCs w:val="24"/>
        </w:rPr>
        <w:t>transit time</w:t>
      </w:r>
      <w:r w:rsidR="002D0077">
        <w:rPr>
          <w:sz w:val="24"/>
          <w:szCs w:val="24"/>
        </w:rPr>
        <w:t>s</w:t>
      </w:r>
      <w:r w:rsidR="00823AC9">
        <w:rPr>
          <w:sz w:val="24"/>
          <w:szCs w:val="24"/>
        </w:rPr>
        <w:t xml:space="preserve"> are</w:t>
      </w:r>
      <w:r w:rsidR="00051B00">
        <w:rPr>
          <w:sz w:val="24"/>
          <w:szCs w:val="24"/>
        </w:rPr>
        <w:t xml:space="preserve"> the cases where </w:t>
      </w:r>
      <w:r w:rsidR="00051B00" w:rsidRPr="00CA3B9C">
        <w:rPr>
          <w:sz w:val="24"/>
          <w:szCs w:val="24"/>
        </w:rPr>
        <w:t xml:space="preserve">the segmentations </w:t>
      </w:r>
      <w:r w:rsidR="00051B00">
        <w:rPr>
          <w:sz w:val="24"/>
          <w:szCs w:val="24"/>
        </w:rPr>
        <w:t xml:space="preserve">of </w:t>
      </w:r>
      <w:r w:rsidR="009A1BF0">
        <w:rPr>
          <w:sz w:val="24"/>
          <w:szCs w:val="24"/>
        </w:rPr>
        <w:t>phase contrast</w:t>
      </w:r>
      <w:r w:rsidR="00051B00">
        <w:rPr>
          <w:sz w:val="24"/>
          <w:szCs w:val="24"/>
        </w:rPr>
        <w:t xml:space="preserve"> images look</w:t>
      </w:r>
      <w:r w:rsidR="00FF50E4">
        <w:rPr>
          <w:sz w:val="24"/>
          <w:szCs w:val="24"/>
        </w:rPr>
        <w:t>ed</w:t>
      </w:r>
      <w:r w:rsidR="00051B00" w:rsidRPr="00CA3B9C">
        <w:rPr>
          <w:sz w:val="24"/>
          <w:szCs w:val="24"/>
        </w:rPr>
        <w:t xml:space="preserve"> accurate, but the</w:t>
      </w:r>
      <w:r w:rsidR="00051B00">
        <w:rPr>
          <w:sz w:val="24"/>
          <w:szCs w:val="24"/>
        </w:rPr>
        <w:t xml:space="preserve"> </w:t>
      </w:r>
      <w:r w:rsidR="00051B00" w:rsidRPr="00CA3B9C">
        <w:rPr>
          <w:sz w:val="24"/>
          <w:szCs w:val="24"/>
        </w:rPr>
        <w:t xml:space="preserve">transit time </w:t>
      </w:r>
      <w:r w:rsidR="00051B00">
        <w:rPr>
          <w:sz w:val="24"/>
          <w:szCs w:val="24"/>
        </w:rPr>
        <w:t>calculate</w:t>
      </w:r>
      <w:r w:rsidR="00051B00" w:rsidRPr="00CA3B9C">
        <w:rPr>
          <w:sz w:val="24"/>
          <w:szCs w:val="24"/>
        </w:rPr>
        <w:t>d from</w:t>
      </w:r>
      <w:r w:rsidR="00C71724">
        <w:rPr>
          <w:sz w:val="24"/>
          <w:szCs w:val="24"/>
        </w:rPr>
        <w:t xml:space="preserve"> </w:t>
      </w:r>
      <w:r w:rsidR="00C71724" w:rsidRPr="00CA3B9C">
        <w:rPr>
          <w:sz w:val="24"/>
          <w:szCs w:val="24"/>
        </w:rPr>
        <w:t xml:space="preserve">the ascending and descending aortic flow curves was </w:t>
      </w:r>
      <w:r w:rsidR="00C71724">
        <w:rPr>
          <w:sz w:val="24"/>
          <w:szCs w:val="24"/>
        </w:rPr>
        <w:t>very</w:t>
      </w:r>
      <w:r w:rsidR="00C71724" w:rsidRPr="00CA3B9C">
        <w:rPr>
          <w:sz w:val="24"/>
          <w:szCs w:val="24"/>
        </w:rPr>
        <w:t xml:space="preserve"> small or </w:t>
      </w:r>
      <w:r w:rsidR="00C71724">
        <w:rPr>
          <w:sz w:val="24"/>
          <w:szCs w:val="24"/>
        </w:rPr>
        <w:t xml:space="preserve">even </w:t>
      </w:r>
      <w:r w:rsidR="00C71724" w:rsidRPr="00CA3B9C">
        <w:rPr>
          <w:sz w:val="24"/>
          <w:szCs w:val="24"/>
        </w:rPr>
        <w:t>negative, resulting in</w:t>
      </w:r>
      <w:r w:rsidR="00C71724">
        <w:rPr>
          <w:sz w:val="24"/>
          <w:szCs w:val="24"/>
        </w:rPr>
        <w:t xml:space="preserve"> very large or negative PWV values. </w:t>
      </w:r>
      <w:r w:rsidR="008071C2">
        <w:rPr>
          <w:sz w:val="24"/>
          <w:szCs w:val="24"/>
        </w:rPr>
        <w:t>W</w:t>
      </w:r>
      <w:r w:rsidR="00E603D9">
        <w:rPr>
          <w:sz w:val="24"/>
          <w:szCs w:val="24"/>
        </w:rPr>
        <w:t xml:space="preserve">e </w:t>
      </w:r>
      <w:r w:rsidR="00C71724">
        <w:rPr>
          <w:sz w:val="24"/>
          <w:szCs w:val="24"/>
        </w:rPr>
        <w:t xml:space="preserve">excluded cases of abnormal PWV results </w:t>
      </w:r>
      <w:r w:rsidR="00C71724" w:rsidRPr="00CA3B9C">
        <w:rPr>
          <w:sz w:val="24"/>
          <w:szCs w:val="24"/>
        </w:rPr>
        <w:t>from further analysis</w:t>
      </w:r>
      <w:r w:rsidR="00C71724">
        <w:rPr>
          <w:sz w:val="24"/>
          <w:szCs w:val="24"/>
        </w:rPr>
        <w:t xml:space="preserve">, </w:t>
      </w:r>
      <w:r w:rsidR="00E603D9">
        <w:rPr>
          <w:sz w:val="24"/>
          <w:szCs w:val="24"/>
        </w:rPr>
        <w:t xml:space="preserve">which </w:t>
      </w:r>
      <w:r w:rsidR="00FF50E4">
        <w:rPr>
          <w:sz w:val="24"/>
          <w:szCs w:val="24"/>
        </w:rPr>
        <w:t xml:space="preserve">were </w:t>
      </w:r>
      <w:r w:rsidR="00961A9C">
        <w:rPr>
          <w:sz w:val="24"/>
          <w:szCs w:val="24"/>
        </w:rPr>
        <w:t>outside</w:t>
      </w:r>
      <w:r w:rsidR="005D6625">
        <w:rPr>
          <w:sz w:val="24"/>
          <w:szCs w:val="24"/>
        </w:rPr>
        <w:t xml:space="preserve"> physiologically plausible limits</w:t>
      </w:r>
      <w:r w:rsidR="00E603D9">
        <w:rPr>
          <w:sz w:val="24"/>
          <w:szCs w:val="24"/>
        </w:rPr>
        <w:t xml:space="preserve"> (&gt;35 m/s</w:t>
      </w:r>
      <w:r w:rsidR="005D6625">
        <w:rPr>
          <w:sz w:val="24"/>
          <w:szCs w:val="24"/>
        </w:rPr>
        <w:t xml:space="preserve"> or </w:t>
      </w:r>
      <w:r w:rsidR="00E603D9">
        <w:rPr>
          <w:sz w:val="24"/>
          <w:szCs w:val="24"/>
        </w:rPr>
        <w:t>&lt;</w:t>
      </w:r>
      <w:r w:rsidR="00C71724">
        <w:rPr>
          <w:sz w:val="24"/>
          <w:szCs w:val="24"/>
        </w:rPr>
        <w:t>0</w:t>
      </w:r>
      <w:r w:rsidR="00E603D9">
        <w:rPr>
          <w:sz w:val="24"/>
          <w:szCs w:val="24"/>
        </w:rPr>
        <w:t xml:space="preserve"> m/s). </w:t>
      </w:r>
    </w:p>
    <w:p w14:paraId="3D1B3E14" w14:textId="5F49AA8E" w:rsidR="006A6B02" w:rsidRDefault="00FB5994" w:rsidP="00381D45">
      <w:pPr>
        <w:jc w:val="both"/>
        <w:rPr>
          <w:b/>
          <w:bCs/>
          <w:sz w:val="24"/>
          <w:szCs w:val="24"/>
          <w:u w:val="single"/>
        </w:rPr>
      </w:pPr>
      <w:r>
        <w:rPr>
          <w:b/>
          <w:bCs/>
          <w:sz w:val="24"/>
          <w:szCs w:val="24"/>
          <w:u w:val="single"/>
        </w:rPr>
        <w:br w:type="column"/>
      </w:r>
      <w:r w:rsidR="006A6B02">
        <w:rPr>
          <w:b/>
          <w:bCs/>
          <w:sz w:val="24"/>
          <w:szCs w:val="24"/>
          <w:u w:val="single"/>
        </w:rPr>
        <w:lastRenderedPageBreak/>
        <w:t>3.3.3</w:t>
      </w:r>
      <w:r w:rsidR="00DE552F">
        <w:rPr>
          <w:b/>
          <w:bCs/>
          <w:sz w:val="24"/>
          <w:szCs w:val="24"/>
          <w:u w:val="single"/>
        </w:rPr>
        <w:t xml:space="preserve"> </w:t>
      </w:r>
      <w:r w:rsidR="0052716E">
        <w:rPr>
          <w:b/>
          <w:bCs/>
          <w:sz w:val="24"/>
          <w:szCs w:val="24"/>
          <w:u w:val="single"/>
        </w:rPr>
        <w:t>A</w:t>
      </w:r>
      <w:r w:rsidR="00DE552F">
        <w:rPr>
          <w:b/>
          <w:bCs/>
          <w:sz w:val="24"/>
          <w:szCs w:val="24"/>
          <w:u w:val="single"/>
        </w:rPr>
        <w:t>pplication</w:t>
      </w:r>
      <w:r w:rsidR="00BD59F4">
        <w:rPr>
          <w:b/>
          <w:bCs/>
          <w:sz w:val="24"/>
          <w:szCs w:val="24"/>
          <w:u w:val="single"/>
        </w:rPr>
        <w:t xml:space="preserve"> to large datasets</w:t>
      </w:r>
      <w:r w:rsidR="00DE552F">
        <w:rPr>
          <w:b/>
          <w:bCs/>
          <w:sz w:val="24"/>
          <w:szCs w:val="24"/>
          <w:u w:val="single"/>
        </w:rPr>
        <w:t>:</w:t>
      </w:r>
      <w:r w:rsidR="006A6B02">
        <w:rPr>
          <w:b/>
          <w:bCs/>
          <w:sz w:val="24"/>
          <w:szCs w:val="24"/>
          <w:u w:val="single"/>
        </w:rPr>
        <w:t xml:space="preserve"> </w:t>
      </w:r>
      <w:r w:rsidR="00C71724">
        <w:rPr>
          <w:b/>
          <w:bCs/>
          <w:sz w:val="24"/>
          <w:szCs w:val="24"/>
          <w:u w:val="single"/>
        </w:rPr>
        <w:t>a</w:t>
      </w:r>
      <w:r w:rsidR="006A6B02">
        <w:rPr>
          <w:b/>
          <w:bCs/>
          <w:sz w:val="24"/>
          <w:szCs w:val="24"/>
          <w:u w:val="single"/>
        </w:rPr>
        <w:t>ssociation between PWV and clinical correlates</w:t>
      </w:r>
    </w:p>
    <w:p w14:paraId="5F4E812C" w14:textId="387F123B" w:rsidR="00275124" w:rsidRDefault="00275124" w:rsidP="00381D45">
      <w:pPr>
        <w:jc w:val="both"/>
        <w:rPr>
          <w:sz w:val="24"/>
          <w:szCs w:val="24"/>
        </w:rPr>
      </w:pPr>
      <w:r>
        <w:rPr>
          <w:sz w:val="24"/>
          <w:szCs w:val="24"/>
        </w:rPr>
        <w:t xml:space="preserve">Of the </w:t>
      </w:r>
      <w:r w:rsidR="0094348E">
        <w:rPr>
          <w:sz w:val="24"/>
          <w:szCs w:val="24"/>
        </w:rPr>
        <w:t>9</w:t>
      </w:r>
      <w:r w:rsidR="008A0742">
        <w:rPr>
          <w:sz w:val="24"/>
          <w:szCs w:val="24"/>
        </w:rPr>
        <w:t>5</w:t>
      </w:r>
      <w:r w:rsidR="00BB06B0">
        <w:rPr>
          <w:sz w:val="24"/>
          <w:szCs w:val="24"/>
        </w:rPr>
        <w:t>7</w:t>
      </w:r>
      <w:r w:rsidR="004E40DB">
        <w:rPr>
          <w:sz w:val="24"/>
          <w:szCs w:val="24"/>
        </w:rPr>
        <w:t xml:space="preserve"> </w:t>
      </w:r>
      <w:r>
        <w:rPr>
          <w:sz w:val="24"/>
          <w:szCs w:val="24"/>
        </w:rPr>
        <w:t>UK Biobank subject</w:t>
      </w:r>
      <w:r w:rsidR="006A6B02">
        <w:rPr>
          <w:sz w:val="24"/>
          <w:szCs w:val="24"/>
        </w:rPr>
        <w:t>s used</w:t>
      </w:r>
      <w:r w:rsidR="00C71724">
        <w:rPr>
          <w:sz w:val="24"/>
          <w:szCs w:val="24"/>
        </w:rPr>
        <w:t xml:space="preserve"> for analysis</w:t>
      </w:r>
      <w:r>
        <w:rPr>
          <w:sz w:val="24"/>
          <w:szCs w:val="24"/>
        </w:rPr>
        <w:t>,</w:t>
      </w:r>
      <w:r w:rsidR="00FD3C19" w:rsidRPr="00521C89">
        <w:rPr>
          <w:sz w:val="24"/>
          <w:szCs w:val="24"/>
        </w:rPr>
        <w:t xml:space="preserve"> 4</w:t>
      </w:r>
      <w:r w:rsidR="008A0742">
        <w:rPr>
          <w:sz w:val="24"/>
          <w:szCs w:val="24"/>
        </w:rPr>
        <w:t>6</w:t>
      </w:r>
      <w:r w:rsidR="00FD3C19" w:rsidRPr="00521C89">
        <w:rPr>
          <w:sz w:val="24"/>
          <w:szCs w:val="24"/>
        </w:rPr>
        <w:t xml:space="preserve">% </w:t>
      </w:r>
      <w:r>
        <w:rPr>
          <w:sz w:val="24"/>
          <w:szCs w:val="24"/>
        </w:rPr>
        <w:t xml:space="preserve">were </w:t>
      </w:r>
      <w:r w:rsidR="00FD3C19" w:rsidRPr="00521C89">
        <w:rPr>
          <w:sz w:val="24"/>
          <w:szCs w:val="24"/>
        </w:rPr>
        <w:t>men,</w:t>
      </w:r>
      <w:r w:rsidR="00B111F7">
        <w:rPr>
          <w:sz w:val="24"/>
          <w:szCs w:val="24"/>
        </w:rPr>
        <w:t xml:space="preserve"> </w:t>
      </w:r>
      <w:r w:rsidR="00BD202F">
        <w:rPr>
          <w:sz w:val="24"/>
          <w:szCs w:val="24"/>
        </w:rPr>
        <w:t xml:space="preserve">the median </w:t>
      </w:r>
      <w:r w:rsidR="00B111F7">
        <w:rPr>
          <w:sz w:val="24"/>
          <w:szCs w:val="24"/>
        </w:rPr>
        <w:t>age</w:t>
      </w:r>
      <w:r w:rsidR="00BD202F">
        <w:rPr>
          <w:sz w:val="24"/>
          <w:szCs w:val="24"/>
        </w:rPr>
        <w:t xml:space="preserve"> was</w:t>
      </w:r>
      <w:r w:rsidR="00B111F7">
        <w:rPr>
          <w:sz w:val="24"/>
          <w:szCs w:val="24"/>
        </w:rPr>
        <w:t xml:space="preserve"> 64</w:t>
      </w:r>
      <w:r w:rsidR="00961A9C">
        <w:rPr>
          <w:sz w:val="24"/>
          <w:szCs w:val="24"/>
        </w:rPr>
        <w:t xml:space="preserve"> years</w:t>
      </w:r>
      <w:r w:rsidR="00B111F7">
        <w:rPr>
          <w:sz w:val="24"/>
          <w:szCs w:val="24"/>
        </w:rPr>
        <w:t xml:space="preserve"> [58 -70]</w:t>
      </w:r>
      <w:r w:rsidR="00627F44">
        <w:rPr>
          <w:sz w:val="24"/>
          <w:szCs w:val="24"/>
        </w:rPr>
        <w:t>,</w:t>
      </w:r>
      <w:r w:rsidR="00FD3C19" w:rsidRPr="00521C89">
        <w:rPr>
          <w:sz w:val="24"/>
          <w:szCs w:val="24"/>
        </w:rPr>
        <w:t xml:space="preserve"> </w:t>
      </w:r>
      <w:r w:rsidR="00BD202F">
        <w:rPr>
          <w:sz w:val="24"/>
          <w:szCs w:val="24"/>
        </w:rPr>
        <w:t xml:space="preserve">while </w:t>
      </w:r>
      <w:r w:rsidR="00BB06B0">
        <w:rPr>
          <w:sz w:val="24"/>
          <w:szCs w:val="24"/>
        </w:rPr>
        <w:t>95.9</w:t>
      </w:r>
      <w:r w:rsidR="00FD3C19" w:rsidRPr="00521C89">
        <w:rPr>
          <w:sz w:val="24"/>
          <w:szCs w:val="24"/>
        </w:rPr>
        <w:t xml:space="preserve">% </w:t>
      </w:r>
      <w:r w:rsidR="00911484" w:rsidRPr="00521C89">
        <w:rPr>
          <w:sz w:val="24"/>
          <w:szCs w:val="24"/>
        </w:rPr>
        <w:t>W</w:t>
      </w:r>
      <w:r w:rsidR="00FD3C19" w:rsidRPr="00521C89">
        <w:rPr>
          <w:sz w:val="24"/>
          <w:szCs w:val="24"/>
        </w:rPr>
        <w:t>hite, 1</w:t>
      </w:r>
      <w:r w:rsidR="00911484" w:rsidRPr="00521C89">
        <w:rPr>
          <w:sz w:val="24"/>
          <w:szCs w:val="24"/>
        </w:rPr>
        <w:t>.8</w:t>
      </w:r>
      <w:r w:rsidR="00FD3C19" w:rsidRPr="00521C89">
        <w:rPr>
          <w:sz w:val="24"/>
          <w:szCs w:val="24"/>
        </w:rPr>
        <w:t xml:space="preserve">% </w:t>
      </w:r>
      <w:r w:rsidR="00911484" w:rsidRPr="00521C89">
        <w:rPr>
          <w:sz w:val="24"/>
          <w:szCs w:val="24"/>
        </w:rPr>
        <w:t>India</w:t>
      </w:r>
      <w:r w:rsidR="00FD3C19" w:rsidRPr="00521C89">
        <w:rPr>
          <w:sz w:val="24"/>
          <w:szCs w:val="24"/>
        </w:rPr>
        <w:t xml:space="preserve">n, </w:t>
      </w:r>
      <w:r w:rsidR="00911484" w:rsidRPr="00521C89">
        <w:rPr>
          <w:sz w:val="24"/>
          <w:szCs w:val="24"/>
        </w:rPr>
        <w:t>0.9</w:t>
      </w:r>
      <w:r w:rsidR="00FD3C19" w:rsidRPr="00521C89">
        <w:rPr>
          <w:sz w:val="24"/>
          <w:szCs w:val="24"/>
        </w:rPr>
        <w:t xml:space="preserve">% </w:t>
      </w:r>
      <w:r w:rsidR="00961A9C">
        <w:rPr>
          <w:sz w:val="24"/>
          <w:szCs w:val="24"/>
        </w:rPr>
        <w:t>o</w:t>
      </w:r>
      <w:r w:rsidR="00911484" w:rsidRPr="00521C89">
        <w:rPr>
          <w:sz w:val="24"/>
          <w:szCs w:val="24"/>
        </w:rPr>
        <w:t xml:space="preserve">ther Asian </w:t>
      </w:r>
      <w:r w:rsidR="00CC4486">
        <w:rPr>
          <w:sz w:val="24"/>
          <w:szCs w:val="24"/>
        </w:rPr>
        <w:t>ethnicity</w:t>
      </w:r>
      <w:r w:rsidR="00FD3C19" w:rsidRPr="00521C89">
        <w:rPr>
          <w:sz w:val="24"/>
          <w:szCs w:val="24"/>
        </w:rPr>
        <w:t xml:space="preserve">, and </w:t>
      </w:r>
      <w:r w:rsidR="00911484" w:rsidRPr="00521C89">
        <w:rPr>
          <w:sz w:val="24"/>
          <w:szCs w:val="24"/>
        </w:rPr>
        <w:t>1.4</w:t>
      </w:r>
      <w:r w:rsidR="00FD3C19" w:rsidRPr="00521C89">
        <w:rPr>
          <w:sz w:val="24"/>
          <w:szCs w:val="24"/>
        </w:rPr>
        <w:t xml:space="preserve">% </w:t>
      </w:r>
      <w:r w:rsidR="0049432A">
        <w:rPr>
          <w:sz w:val="24"/>
          <w:szCs w:val="24"/>
        </w:rPr>
        <w:t>o</w:t>
      </w:r>
      <w:r w:rsidR="00911484" w:rsidRPr="00521C89">
        <w:rPr>
          <w:sz w:val="24"/>
          <w:szCs w:val="24"/>
        </w:rPr>
        <w:t>ther</w:t>
      </w:r>
      <w:r w:rsidR="00CC4486">
        <w:rPr>
          <w:sz w:val="24"/>
          <w:szCs w:val="24"/>
        </w:rPr>
        <w:t xml:space="preserve"> ethnicity</w:t>
      </w:r>
      <w:r w:rsidR="00FD3C19" w:rsidRPr="00521C89">
        <w:rPr>
          <w:sz w:val="24"/>
          <w:szCs w:val="24"/>
        </w:rPr>
        <w:t>.</w:t>
      </w:r>
      <w:r w:rsidR="00617A8C" w:rsidRPr="00521C89">
        <w:rPr>
          <w:sz w:val="24"/>
          <w:szCs w:val="24"/>
        </w:rPr>
        <w:t xml:space="preserve"> </w:t>
      </w:r>
    </w:p>
    <w:p w14:paraId="79E5EB45" w14:textId="54E6B4AA" w:rsidR="006B47F5" w:rsidRDefault="00637190" w:rsidP="00911C26">
      <w:pPr>
        <w:jc w:val="both"/>
        <w:rPr>
          <w:sz w:val="24"/>
          <w:szCs w:val="24"/>
        </w:rPr>
      </w:pPr>
      <w:r>
        <w:rPr>
          <w:sz w:val="24"/>
          <w:szCs w:val="24"/>
        </w:rPr>
        <w:t xml:space="preserve">The association between PWV and clinical covariates </w:t>
      </w:r>
      <w:r w:rsidR="002D0077">
        <w:rPr>
          <w:sz w:val="24"/>
          <w:szCs w:val="24"/>
        </w:rPr>
        <w:t>is</w:t>
      </w:r>
      <w:r>
        <w:rPr>
          <w:sz w:val="24"/>
          <w:szCs w:val="24"/>
        </w:rPr>
        <w:t xml:space="preserve"> shown in </w:t>
      </w:r>
      <w:r w:rsidR="002D0077">
        <w:rPr>
          <w:sz w:val="24"/>
          <w:szCs w:val="24"/>
        </w:rPr>
        <w:t>F</w:t>
      </w:r>
      <w:r>
        <w:rPr>
          <w:sz w:val="24"/>
          <w:szCs w:val="24"/>
        </w:rPr>
        <w:t xml:space="preserve">igure </w:t>
      </w:r>
      <w:r w:rsidR="00ED6DCB">
        <w:rPr>
          <w:sz w:val="24"/>
          <w:szCs w:val="24"/>
        </w:rPr>
        <w:t>11</w:t>
      </w:r>
      <w:r>
        <w:rPr>
          <w:sz w:val="24"/>
          <w:szCs w:val="24"/>
        </w:rPr>
        <w:t xml:space="preserve">. </w:t>
      </w:r>
      <w:r w:rsidR="00BD59F4">
        <w:rPr>
          <w:sz w:val="24"/>
          <w:szCs w:val="24"/>
        </w:rPr>
        <w:t xml:space="preserve">The PWV was </w:t>
      </w:r>
      <w:r w:rsidR="006116E6">
        <w:rPr>
          <w:sz w:val="24"/>
          <w:szCs w:val="24"/>
        </w:rPr>
        <w:t xml:space="preserve">slightly </w:t>
      </w:r>
      <w:r w:rsidR="00CE6745">
        <w:rPr>
          <w:sz w:val="24"/>
          <w:szCs w:val="24"/>
        </w:rPr>
        <w:t xml:space="preserve">higher in </w:t>
      </w:r>
      <w:r w:rsidR="00A365F9">
        <w:rPr>
          <w:sz w:val="24"/>
          <w:szCs w:val="24"/>
        </w:rPr>
        <w:t xml:space="preserve">males </w:t>
      </w:r>
      <w:r w:rsidR="00CE6745">
        <w:rPr>
          <w:sz w:val="24"/>
          <w:szCs w:val="24"/>
        </w:rPr>
        <w:t xml:space="preserve">compared to </w:t>
      </w:r>
      <w:r w:rsidR="00A365F9">
        <w:rPr>
          <w:sz w:val="24"/>
          <w:szCs w:val="24"/>
        </w:rPr>
        <w:t>fe</w:t>
      </w:r>
      <w:r w:rsidR="00CE6745">
        <w:rPr>
          <w:sz w:val="24"/>
          <w:szCs w:val="24"/>
        </w:rPr>
        <w:t>males</w:t>
      </w:r>
      <w:r w:rsidR="00BD59F4">
        <w:rPr>
          <w:sz w:val="24"/>
          <w:szCs w:val="24"/>
        </w:rPr>
        <w:t xml:space="preserve"> but did not reach statistical </w:t>
      </w:r>
      <w:r w:rsidR="00AC5BFE">
        <w:rPr>
          <w:sz w:val="24"/>
          <w:szCs w:val="24"/>
        </w:rPr>
        <w:t>significance</w:t>
      </w:r>
      <w:r w:rsidR="00CE6745">
        <w:rPr>
          <w:sz w:val="24"/>
          <w:szCs w:val="24"/>
        </w:rPr>
        <w:t xml:space="preserve"> </w:t>
      </w:r>
      <w:r w:rsidR="00275124">
        <w:rPr>
          <w:sz w:val="24"/>
          <w:szCs w:val="24"/>
        </w:rPr>
        <w:t>(</w:t>
      </w:r>
      <w:r w:rsidR="00F26C96">
        <w:rPr>
          <w:sz w:val="24"/>
          <w:szCs w:val="24"/>
        </w:rPr>
        <w:t>male vs female: (</w:t>
      </w:r>
      <w:r w:rsidR="00A365F9">
        <w:rPr>
          <w:sz w:val="24"/>
          <w:szCs w:val="24"/>
        </w:rPr>
        <w:t>6.30 [4.</w:t>
      </w:r>
      <w:r w:rsidR="007B6EAF">
        <w:rPr>
          <w:sz w:val="24"/>
          <w:szCs w:val="24"/>
        </w:rPr>
        <w:t>90</w:t>
      </w:r>
      <w:r w:rsidR="00A365F9">
        <w:rPr>
          <w:sz w:val="24"/>
          <w:szCs w:val="24"/>
        </w:rPr>
        <w:t xml:space="preserve"> -</w:t>
      </w:r>
      <w:r w:rsidR="002E4E3F">
        <w:rPr>
          <w:sz w:val="24"/>
          <w:szCs w:val="24"/>
        </w:rPr>
        <w:t xml:space="preserve"> </w:t>
      </w:r>
      <w:r w:rsidR="00A365F9">
        <w:rPr>
          <w:sz w:val="24"/>
          <w:szCs w:val="24"/>
        </w:rPr>
        <w:t>8.55]</w:t>
      </w:r>
      <w:r w:rsidR="00F26C96">
        <w:rPr>
          <w:sz w:val="24"/>
          <w:szCs w:val="24"/>
        </w:rPr>
        <w:t xml:space="preserve"> m/s) vs </w:t>
      </w:r>
      <w:r w:rsidR="00A365F9">
        <w:rPr>
          <w:sz w:val="24"/>
          <w:szCs w:val="24"/>
        </w:rPr>
        <w:t>6.26 [4.74 -</w:t>
      </w:r>
      <w:r w:rsidR="002E4E3F">
        <w:rPr>
          <w:sz w:val="24"/>
          <w:szCs w:val="24"/>
        </w:rPr>
        <w:t xml:space="preserve"> </w:t>
      </w:r>
      <w:r w:rsidR="00A365F9">
        <w:rPr>
          <w:sz w:val="24"/>
          <w:szCs w:val="24"/>
        </w:rPr>
        <w:t xml:space="preserve">8.99] </w:t>
      </w:r>
      <w:r w:rsidR="00054DAD">
        <w:rPr>
          <w:sz w:val="24"/>
          <w:szCs w:val="24"/>
        </w:rPr>
        <w:t>m/s</w:t>
      </w:r>
      <w:r w:rsidR="00F26C96">
        <w:rPr>
          <w:sz w:val="24"/>
          <w:szCs w:val="24"/>
        </w:rPr>
        <w:t>; P=</w:t>
      </w:r>
      <w:r w:rsidR="00670DA8">
        <w:rPr>
          <w:sz w:val="24"/>
          <w:szCs w:val="24"/>
        </w:rPr>
        <w:t>0.9</w:t>
      </w:r>
      <w:r w:rsidR="00275124">
        <w:rPr>
          <w:sz w:val="24"/>
          <w:szCs w:val="24"/>
        </w:rPr>
        <w:t>)</w:t>
      </w:r>
      <w:r w:rsidR="00054DAD">
        <w:rPr>
          <w:sz w:val="24"/>
          <w:szCs w:val="24"/>
        </w:rPr>
        <w:t xml:space="preserve">. </w:t>
      </w:r>
      <w:r w:rsidR="00617A8C" w:rsidRPr="00521C89">
        <w:rPr>
          <w:sz w:val="24"/>
          <w:szCs w:val="24"/>
        </w:rPr>
        <w:t>A</w:t>
      </w:r>
      <w:r w:rsidR="00AE0B54" w:rsidRPr="00521C89">
        <w:rPr>
          <w:sz w:val="24"/>
          <w:szCs w:val="24"/>
        </w:rPr>
        <w:t>orti</w:t>
      </w:r>
      <w:r w:rsidR="00CE6745">
        <w:rPr>
          <w:sz w:val="24"/>
          <w:szCs w:val="24"/>
        </w:rPr>
        <w:t xml:space="preserve">c </w:t>
      </w:r>
      <w:r w:rsidR="00617A8C" w:rsidRPr="00521C89">
        <w:rPr>
          <w:sz w:val="24"/>
          <w:szCs w:val="24"/>
        </w:rPr>
        <w:t xml:space="preserve">PWV </w:t>
      </w:r>
      <w:r w:rsidR="00472D67">
        <w:rPr>
          <w:sz w:val="24"/>
          <w:szCs w:val="24"/>
        </w:rPr>
        <w:t xml:space="preserve">was </w:t>
      </w:r>
      <w:r w:rsidR="00A365F9">
        <w:rPr>
          <w:sz w:val="24"/>
          <w:szCs w:val="24"/>
        </w:rPr>
        <w:t>positively correlated to age</w:t>
      </w:r>
      <w:r w:rsidR="00880A51">
        <w:rPr>
          <w:sz w:val="24"/>
          <w:szCs w:val="24"/>
        </w:rPr>
        <w:t xml:space="preserve"> (</w:t>
      </w:r>
      <w:r w:rsidR="00911C26">
        <w:rPr>
          <w:rFonts w:cstheme="minorHAnsi"/>
          <w:sz w:val="24"/>
          <w:szCs w:val="24"/>
        </w:rPr>
        <w:t>ρ</w:t>
      </w:r>
      <w:r w:rsidR="00C71724">
        <w:rPr>
          <w:sz w:val="24"/>
          <w:szCs w:val="24"/>
        </w:rPr>
        <w:t>=</w:t>
      </w:r>
      <w:r w:rsidR="00880A51" w:rsidRPr="00880A51">
        <w:rPr>
          <w:sz w:val="24"/>
          <w:szCs w:val="24"/>
        </w:rPr>
        <w:t>0.38</w:t>
      </w:r>
      <w:r w:rsidR="00472D67">
        <w:rPr>
          <w:sz w:val="24"/>
          <w:szCs w:val="24"/>
        </w:rPr>
        <w:t>;</w:t>
      </w:r>
      <w:r w:rsidR="00880A51">
        <w:rPr>
          <w:sz w:val="24"/>
          <w:szCs w:val="24"/>
        </w:rPr>
        <w:t xml:space="preserve"> P&lt;0.001)</w:t>
      </w:r>
      <w:r w:rsidR="00911C26">
        <w:rPr>
          <w:sz w:val="24"/>
          <w:szCs w:val="24"/>
        </w:rPr>
        <w:t xml:space="preserve">, </w:t>
      </w:r>
      <w:r w:rsidR="00472D67">
        <w:rPr>
          <w:sz w:val="24"/>
          <w:szCs w:val="24"/>
        </w:rPr>
        <w:t xml:space="preserve">and </w:t>
      </w:r>
      <w:r w:rsidR="00911C26">
        <w:rPr>
          <w:sz w:val="24"/>
          <w:szCs w:val="24"/>
        </w:rPr>
        <w:t xml:space="preserve">positively correlated with </w:t>
      </w:r>
      <w:r w:rsidR="00C76215">
        <w:rPr>
          <w:sz w:val="24"/>
          <w:szCs w:val="24"/>
        </w:rPr>
        <w:t>SBP</w:t>
      </w:r>
      <w:r w:rsidR="00911C26">
        <w:rPr>
          <w:sz w:val="24"/>
          <w:szCs w:val="24"/>
        </w:rPr>
        <w:t xml:space="preserve"> (</w:t>
      </w:r>
      <w:r w:rsidR="00911C26">
        <w:rPr>
          <w:rFonts w:cstheme="minorHAnsi"/>
          <w:sz w:val="24"/>
          <w:szCs w:val="24"/>
        </w:rPr>
        <w:t>ρ</w:t>
      </w:r>
      <w:r w:rsidR="00911C26">
        <w:rPr>
          <w:sz w:val="24"/>
          <w:szCs w:val="24"/>
        </w:rPr>
        <w:t>=</w:t>
      </w:r>
      <w:r w:rsidR="00911C26" w:rsidRPr="00880A51">
        <w:rPr>
          <w:sz w:val="24"/>
          <w:szCs w:val="24"/>
        </w:rPr>
        <w:t>0.</w:t>
      </w:r>
      <w:r w:rsidR="00911C26">
        <w:rPr>
          <w:sz w:val="24"/>
          <w:szCs w:val="24"/>
        </w:rPr>
        <w:t>2</w:t>
      </w:r>
      <w:r w:rsidR="009B34E0">
        <w:rPr>
          <w:sz w:val="24"/>
          <w:szCs w:val="24"/>
        </w:rPr>
        <w:t>8</w:t>
      </w:r>
      <w:r w:rsidR="00911C26">
        <w:rPr>
          <w:sz w:val="24"/>
          <w:szCs w:val="24"/>
        </w:rPr>
        <w:t>, P&lt;0.001).</w:t>
      </w:r>
      <w:r w:rsidR="009B34E0">
        <w:rPr>
          <w:sz w:val="24"/>
          <w:szCs w:val="24"/>
        </w:rPr>
        <w:t xml:space="preserve"> </w:t>
      </w:r>
      <w:r w:rsidR="008B3BB1">
        <w:rPr>
          <w:sz w:val="24"/>
          <w:szCs w:val="24"/>
        </w:rPr>
        <w:t>In linear regression, a 10</w:t>
      </w:r>
      <w:r w:rsidR="00A14172">
        <w:rPr>
          <w:sz w:val="24"/>
          <w:szCs w:val="24"/>
        </w:rPr>
        <w:t>-</w:t>
      </w:r>
      <w:r w:rsidR="008B3BB1">
        <w:rPr>
          <w:sz w:val="24"/>
          <w:szCs w:val="24"/>
        </w:rPr>
        <w:t xml:space="preserve">year higher age was associated with a </w:t>
      </w:r>
      <w:r w:rsidR="00BD202F">
        <w:rPr>
          <w:sz w:val="24"/>
          <w:szCs w:val="24"/>
        </w:rPr>
        <w:t xml:space="preserve">24.6% (18.4%, 25.5%) </w:t>
      </w:r>
      <w:r w:rsidR="008B3BB1">
        <w:rPr>
          <w:sz w:val="24"/>
          <w:szCs w:val="24"/>
        </w:rPr>
        <w:t xml:space="preserve">higher PWV, </w:t>
      </w:r>
      <w:r w:rsidR="006A6484">
        <w:rPr>
          <w:sz w:val="24"/>
          <w:szCs w:val="24"/>
        </w:rPr>
        <w:t>and PWV was</w:t>
      </w:r>
      <w:r w:rsidR="00BD202F">
        <w:rPr>
          <w:sz w:val="24"/>
          <w:szCs w:val="24"/>
        </w:rPr>
        <w:t xml:space="preserve"> 6.7% (4.8%, 8.2%) </w:t>
      </w:r>
      <w:r w:rsidR="006A6484">
        <w:rPr>
          <w:sz w:val="24"/>
          <w:szCs w:val="24"/>
        </w:rPr>
        <w:t xml:space="preserve">higher </w:t>
      </w:r>
      <w:r w:rsidR="00BD202F">
        <w:rPr>
          <w:sz w:val="24"/>
          <w:szCs w:val="24"/>
        </w:rPr>
        <w:t xml:space="preserve">per 10mmHg </w:t>
      </w:r>
      <w:r w:rsidR="006A6484">
        <w:rPr>
          <w:sz w:val="24"/>
          <w:szCs w:val="24"/>
        </w:rPr>
        <w:t>higher</w:t>
      </w:r>
      <w:r w:rsidR="00BD202F">
        <w:rPr>
          <w:sz w:val="24"/>
          <w:szCs w:val="24"/>
        </w:rPr>
        <w:t xml:space="preserve"> SBP. </w:t>
      </w:r>
      <w:r w:rsidR="008E5016">
        <w:rPr>
          <w:sz w:val="24"/>
          <w:szCs w:val="24"/>
        </w:rPr>
        <w:t>There were weak</w:t>
      </w:r>
      <w:r w:rsidR="009B34E0">
        <w:rPr>
          <w:sz w:val="24"/>
          <w:szCs w:val="24"/>
        </w:rPr>
        <w:t xml:space="preserve"> </w:t>
      </w:r>
      <w:r w:rsidR="008E5016">
        <w:rPr>
          <w:sz w:val="24"/>
          <w:szCs w:val="24"/>
        </w:rPr>
        <w:t xml:space="preserve">correlations </w:t>
      </w:r>
      <w:r w:rsidR="009B34E0">
        <w:rPr>
          <w:sz w:val="24"/>
          <w:szCs w:val="24"/>
        </w:rPr>
        <w:t>between aortic PWV and diastolic blood pressure (</w:t>
      </w:r>
      <w:r w:rsidR="008E5016">
        <w:rPr>
          <w:rFonts w:cstheme="minorHAnsi"/>
          <w:sz w:val="24"/>
          <w:szCs w:val="24"/>
        </w:rPr>
        <w:t>ρ</w:t>
      </w:r>
      <w:r w:rsidR="008E5016">
        <w:rPr>
          <w:sz w:val="24"/>
          <w:szCs w:val="24"/>
        </w:rPr>
        <w:t>=</w:t>
      </w:r>
      <w:r w:rsidR="009B34E0">
        <w:rPr>
          <w:sz w:val="24"/>
          <w:szCs w:val="24"/>
        </w:rPr>
        <w:t xml:space="preserve">0.07; P=0.05), </w:t>
      </w:r>
      <w:r w:rsidR="008E5016">
        <w:rPr>
          <w:sz w:val="24"/>
          <w:szCs w:val="24"/>
        </w:rPr>
        <w:t xml:space="preserve">and </w:t>
      </w:r>
      <w:r w:rsidR="009B34E0">
        <w:rPr>
          <w:sz w:val="24"/>
          <w:szCs w:val="24"/>
        </w:rPr>
        <w:t>pulse rate (</w:t>
      </w:r>
      <w:r w:rsidR="009B34E0">
        <w:rPr>
          <w:rFonts w:cstheme="minorHAnsi"/>
          <w:sz w:val="24"/>
          <w:szCs w:val="24"/>
        </w:rPr>
        <w:t>ρ</w:t>
      </w:r>
      <w:r w:rsidR="009B34E0">
        <w:rPr>
          <w:sz w:val="24"/>
          <w:szCs w:val="24"/>
        </w:rPr>
        <w:t>=</w:t>
      </w:r>
      <w:r w:rsidR="009B34E0" w:rsidRPr="00880A51">
        <w:rPr>
          <w:sz w:val="24"/>
          <w:szCs w:val="24"/>
        </w:rPr>
        <w:t>0.</w:t>
      </w:r>
      <w:r w:rsidR="009B34E0">
        <w:rPr>
          <w:sz w:val="24"/>
          <w:szCs w:val="24"/>
        </w:rPr>
        <w:t>08; P=0.03).</w:t>
      </w:r>
      <w:r w:rsidR="00A33170">
        <w:rPr>
          <w:sz w:val="24"/>
          <w:szCs w:val="24"/>
        </w:rPr>
        <w:t xml:space="preserve"> </w:t>
      </w:r>
    </w:p>
    <w:p w14:paraId="6E0FBA70" w14:textId="77777777" w:rsidR="002E4E3F" w:rsidRDefault="002E4E3F" w:rsidP="00911C26">
      <w:pPr>
        <w:jc w:val="both"/>
        <w:rPr>
          <w:sz w:val="24"/>
          <w:szCs w:val="24"/>
        </w:rPr>
      </w:pPr>
    </w:p>
    <w:p w14:paraId="783A4FF8" w14:textId="2C9BC364" w:rsidR="00703FD2" w:rsidRDefault="007B6EAF" w:rsidP="00381D45">
      <w:pPr>
        <w:jc w:val="both"/>
        <w:rPr>
          <w:sz w:val="24"/>
          <w:szCs w:val="24"/>
        </w:rPr>
      </w:pPr>
      <w:r>
        <w:rPr>
          <w:noProof/>
          <w:sz w:val="24"/>
          <w:szCs w:val="24"/>
        </w:rPr>
        <w:lastRenderedPageBreak/>
        <w:drawing>
          <wp:anchor distT="0" distB="0" distL="114300" distR="114300" simplePos="0" relativeHeight="251662336" behindDoc="0" locked="0" layoutInCell="1" allowOverlap="1" wp14:anchorId="73DDC4C4" wp14:editId="297E3A59">
            <wp:simplePos x="0" y="0"/>
            <wp:positionH relativeFrom="margin">
              <wp:posOffset>-177165</wp:posOffset>
            </wp:positionH>
            <wp:positionV relativeFrom="paragraph">
              <wp:posOffset>4808220</wp:posOffset>
            </wp:positionV>
            <wp:extent cx="5984875" cy="2788920"/>
            <wp:effectExtent l="0" t="0" r="0" b="0"/>
            <wp:wrapTopAndBottom/>
            <wp:docPr id="14" name="Picture 14" descr="A blue and orange rhombus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ue and orange rhombus shape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84875" cy="2788920"/>
                    </a:xfrm>
                    <a:prstGeom prst="rect">
                      <a:avLst/>
                    </a:prstGeom>
                  </pic:spPr>
                </pic:pic>
              </a:graphicData>
            </a:graphic>
          </wp:anchor>
        </w:drawing>
      </w:r>
      <w:r w:rsidR="009B34E0">
        <w:rPr>
          <w:noProof/>
          <w:sz w:val="24"/>
          <w:szCs w:val="24"/>
        </w:rPr>
        <w:drawing>
          <wp:inline distT="0" distB="0" distL="0" distR="0" wp14:anchorId="4C5B732F" wp14:editId="3D11A5CB">
            <wp:extent cx="5708650" cy="4739005"/>
            <wp:effectExtent l="0" t="0" r="6350" b="4445"/>
            <wp:docPr id="8" name="Picture 8" descr="A group of images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oup of images of blue dots&#10;&#10;Description automatically generated"/>
                    <pic:cNvPicPr/>
                  </pic:nvPicPr>
                  <pic:blipFill rotWithShape="1">
                    <a:blip r:embed="rId30" cstate="print">
                      <a:extLst>
                        <a:ext uri="{28A0092B-C50C-407E-A947-70E740481C1C}">
                          <a14:useLocalDpi xmlns:a14="http://schemas.microsoft.com/office/drawing/2010/main" val="0"/>
                        </a:ext>
                      </a:extLst>
                    </a:blip>
                    <a:srcRect l="398"/>
                    <a:stretch/>
                  </pic:blipFill>
                  <pic:spPr bwMode="auto">
                    <a:xfrm>
                      <a:off x="0" y="0"/>
                      <a:ext cx="5708650" cy="4739005"/>
                    </a:xfrm>
                    <a:prstGeom prst="rect">
                      <a:avLst/>
                    </a:prstGeom>
                    <a:ln>
                      <a:noFill/>
                    </a:ln>
                    <a:extLst>
                      <a:ext uri="{53640926-AAD7-44D8-BBD7-CCE9431645EC}">
                        <a14:shadowObscured xmlns:a14="http://schemas.microsoft.com/office/drawing/2010/main"/>
                      </a:ext>
                    </a:extLst>
                  </pic:spPr>
                </pic:pic>
              </a:graphicData>
            </a:graphic>
          </wp:inline>
        </w:drawing>
      </w:r>
    </w:p>
    <w:p w14:paraId="0EE69D25" w14:textId="10A24694" w:rsidR="007E43E7" w:rsidRDefault="007E43E7" w:rsidP="00381D45">
      <w:pPr>
        <w:jc w:val="both"/>
        <w:rPr>
          <w:sz w:val="24"/>
          <w:szCs w:val="24"/>
        </w:rPr>
      </w:pPr>
    </w:p>
    <w:p w14:paraId="16AE71DD" w14:textId="59F24307" w:rsidR="001B6FC8" w:rsidRPr="00ED6DCB" w:rsidRDefault="007E43E7" w:rsidP="00381D45">
      <w:pPr>
        <w:jc w:val="both"/>
        <w:rPr>
          <w:sz w:val="24"/>
          <w:szCs w:val="24"/>
        </w:rPr>
      </w:pPr>
      <w:r w:rsidRPr="00ED6DCB">
        <w:rPr>
          <w:sz w:val="24"/>
          <w:szCs w:val="24"/>
        </w:rPr>
        <w:t xml:space="preserve">Figure </w:t>
      </w:r>
      <w:r w:rsidR="00ED6DCB">
        <w:rPr>
          <w:sz w:val="24"/>
          <w:szCs w:val="24"/>
        </w:rPr>
        <w:t>11</w:t>
      </w:r>
      <w:r w:rsidRPr="00ED6DCB">
        <w:rPr>
          <w:sz w:val="24"/>
          <w:szCs w:val="24"/>
        </w:rPr>
        <w:t xml:space="preserve">. The </w:t>
      </w:r>
      <w:r w:rsidR="00A365F9" w:rsidRPr="00ED6DCB">
        <w:rPr>
          <w:sz w:val="24"/>
          <w:szCs w:val="24"/>
        </w:rPr>
        <w:t>association</w:t>
      </w:r>
      <w:r w:rsidRPr="00ED6DCB">
        <w:rPr>
          <w:sz w:val="24"/>
          <w:szCs w:val="24"/>
        </w:rPr>
        <w:t xml:space="preserve"> </w:t>
      </w:r>
      <w:r w:rsidR="00A365F9" w:rsidRPr="00ED6DCB">
        <w:rPr>
          <w:sz w:val="24"/>
          <w:szCs w:val="24"/>
        </w:rPr>
        <w:t>between</w:t>
      </w:r>
      <w:r w:rsidR="00BB06B0" w:rsidRPr="00ED6DCB">
        <w:rPr>
          <w:sz w:val="24"/>
          <w:szCs w:val="24"/>
        </w:rPr>
        <w:t xml:space="preserve"> </w:t>
      </w:r>
      <w:proofErr w:type="gramStart"/>
      <w:r w:rsidR="00F47AAF">
        <w:rPr>
          <w:sz w:val="24"/>
          <w:szCs w:val="24"/>
        </w:rPr>
        <w:t>log(</w:t>
      </w:r>
      <w:proofErr w:type="gramEnd"/>
      <w:r w:rsidR="00F47AAF">
        <w:rPr>
          <w:sz w:val="24"/>
          <w:szCs w:val="24"/>
        </w:rPr>
        <w:t xml:space="preserve">PWV) </w:t>
      </w:r>
      <w:r w:rsidR="00552615" w:rsidRPr="00ED6DCB">
        <w:rPr>
          <w:sz w:val="24"/>
          <w:szCs w:val="24"/>
        </w:rPr>
        <w:t>with a</w:t>
      </w:r>
      <w:r w:rsidRPr="00ED6DCB">
        <w:rPr>
          <w:sz w:val="24"/>
          <w:szCs w:val="24"/>
        </w:rPr>
        <w:t xml:space="preserve">ge, SBP, DBP, </w:t>
      </w:r>
      <w:r w:rsidR="00552615" w:rsidRPr="00ED6DCB">
        <w:rPr>
          <w:sz w:val="24"/>
          <w:szCs w:val="24"/>
        </w:rPr>
        <w:t>p</w:t>
      </w:r>
      <w:r w:rsidRPr="00ED6DCB">
        <w:rPr>
          <w:sz w:val="24"/>
          <w:szCs w:val="24"/>
        </w:rPr>
        <w:t xml:space="preserve">ulse </w:t>
      </w:r>
      <w:r w:rsidR="00552615" w:rsidRPr="00ED6DCB">
        <w:rPr>
          <w:sz w:val="24"/>
          <w:szCs w:val="24"/>
        </w:rPr>
        <w:t>r</w:t>
      </w:r>
      <w:r w:rsidRPr="00ED6DCB">
        <w:rPr>
          <w:sz w:val="24"/>
          <w:szCs w:val="24"/>
        </w:rPr>
        <w:t>ate, and distribution between genders.</w:t>
      </w:r>
      <w:bookmarkStart w:id="19" w:name="_Ref169189210"/>
    </w:p>
    <w:p w14:paraId="41C25812" w14:textId="5DBFE71F" w:rsidR="00285ADB" w:rsidRPr="00285ADB" w:rsidRDefault="009915F9" w:rsidP="00CA547B">
      <w:pPr>
        <w:pStyle w:val="Heading1"/>
        <w:jc w:val="both"/>
      </w:pPr>
      <w:r>
        <w:rPr>
          <w:b/>
          <w:bCs/>
          <w:color w:val="auto"/>
        </w:rPr>
        <w:lastRenderedPageBreak/>
        <w:t>Discussion</w:t>
      </w:r>
      <w:bookmarkEnd w:id="19"/>
      <w:r w:rsidR="00C95777">
        <w:rPr>
          <w:b/>
          <w:bCs/>
          <w:color w:val="auto"/>
        </w:rPr>
        <w:t xml:space="preserve"> </w:t>
      </w:r>
    </w:p>
    <w:p w14:paraId="4CC50782" w14:textId="77777777" w:rsidR="002527E3" w:rsidRDefault="002527E3" w:rsidP="00381D45">
      <w:pPr>
        <w:jc w:val="both"/>
        <w:rPr>
          <w:sz w:val="24"/>
          <w:szCs w:val="24"/>
        </w:rPr>
      </w:pPr>
    </w:p>
    <w:p w14:paraId="47954BB5" w14:textId="31307FBF" w:rsidR="009E233F" w:rsidRDefault="00355477" w:rsidP="00381D45">
      <w:pPr>
        <w:jc w:val="both"/>
        <w:rPr>
          <w:sz w:val="24"/>
          <w:szCs w:val="24"/>
        </w:rPr>
      </w:pPr>
      <w:r w:rsidRPr="00A023A3">
        <w:rPr>
          <w:sz w:val="24"/>
          <w:szCs w:val="24"/>
        </w:rPr>
        <w:t xml:space="preserve">We have described a fully automated pipeline for estimating </w:t>
      </w:r>
      <w:r w:rsidR="00A471E5" w:rsidRPr="00A023A3">
        <w:rPr>
          <w:sz w:val="24"/>
          <w:szCs w:val="24"/>
        </w:rPr>
        <w:t xml:space="preserve">aortic </w:t>
      </w:r>
      <w:r w:rsidRPr="00A023A3">
        <w:rPr>
          <w:sz w:val="24"/>
          <w:szCs w:val="24"/>
        </w:rPr>
        <w:t xml:space="preserve">PWV </w:t>
      </w:r>
      <w:r w:rsidR="00DB31A7" w:rsidRPr="00A023A3">
        <w:rPr>
          <w:sz w:val="24"/>
          <w:szCs w:val="24"/>
        </w:rPr>
        <w:t>from cardiac MRI</w:t>
      </w:r>
      <w:r w:rsidR="00961A9C">
        <w:rPr>
          <w:sz w:val="24"/>
          <w:szCs w:val="24"/>
        </w:rPr>
        <w:t xml:space="preserve"> </w:t>
      </w:r>
      <w:r w:rsidR="00925F22">
        <w:rPr>
          <w:sz w:val="24"/>
          <w:szCs w:val="24"/>
        </w:rPr>
        <w:t>from routinely available data</w:t>
      </w:r>
      <w:r w:rsidR="00DB31A7" w:rsidRPr="00A023A3">
        <w:rPr>
          <w:sz w:val="24"/>
          <w:szCs w:val="24"/>
        </w:rPr>
        <w:t xml:space="preserve">. </w:t>
      </w:r>
      <w:r w:rsidR="00DF4D66" w:rsidRPr="00A023A3">
        <w:rPr>
          <w:sz w:val="24"/>
          <w:szCs w:val="24"/>
        </w:rPr>
        <w:t xml:space="preserve">We </w:t>
      </w:r>
      <w:r w:rsidR="00BA7DBF">
        <w:rPr>
          <w:sz w:val="24"/>
          <w:szCs w:val="24"/>
        </w:rPr>
        <w:t xml:space="preserve">have </w:t>
      </w:r>
      <w:r w:rsidR="00DF4D66" w:rsidRPr="00A023A3">
        <w:rPr>
          <w:sz w:val="24"/>
          <w:szCs w:val="24"/>
        </w:rPr>
        <w:t>show</w:t>
      </w:r>
      <w:r w:rsidR="00BA7DBF">
        <w:rPr>
          <w:sz w:val="24"/>
          <w:szCs w:val="24"/>
        </w:rPr>
        <w:t>n</w:t>
      </w:r>
      <w:r w:rsidR="00DF4D66" w:rsidRPr="00A023A3">
        <w:rPr>
          <w:sz w:val="24"/>
          <w:szCs w:val="24"/>
        </w:rPr>
        <w:t xml:space="preserve"> that the method is </w:t>
      </w:r>
      <w:r w:rsidR="003278C0" w:rsidRPr="00A023A3">
        <w:rPr>
          <w:sz w:val="24"/>
          <w:szCs w:val="24"/>
        </w:rPr>
        <w:t>quick (</w:t>
      </w:r>
      <w:r w:rsidR="00C22024" w:rsidRPr="00A023A3">
        <w:rPr>
          <w:sz w:val="24"/>
          <w:szCs w:val="24"/>
        </w:rPr>
        <w:t>6</w:t>
      </w:r>
      <w:r w:rsidR="00B06D7F">
        <w:rPr>
          <w:sz w:val="24"/>
          <w:szCs w:val="24"/>
        </w:rPr>
        <w:t>-8</w:t>
      </w:r>
      <w:r w:rsidR="003278C0" w:rsidRPr="00A023A3">
        <w:rPr>
          <w:sz w:val="24"/>
          <w:szCs w:val="24"/>
        </w:rPr>
        <w:t xml:space="preserve"> seconds on a mid-range computer)</w:t>
      </w:r>
      <w:r w:rsidR="00622D94" w:rsidRPr="00A023A3">
        <w:rPr>
          <w:sz w:val="24"/>
          <w:szCs w:val="24"/>
        </w:rPr>
        <w:t xml:space="preserve">, </w:t>
      </w:r>
      <w:r w:rsidR="00263C44" w:rsidRPr="00A023A3">
        <w:rPr>
          <w:sz w:val="24"/>
          <w:szCs w:val="24"/>
        </w:rPr>
        <w:t>needs no human interaction</w:t>
      </w:r>
      <w:r w:rsidR="00AA7122">
        <w:rPr>
          <w:sz w:val="24"/>
          <w:szCs w:val="24"/>
        </w:rPr>
        <w:t>,</w:t>
      </w:r>
      <w:r w:rsidR="00263C44" w:rsidRPr="00A023A3" w:rsidDel="00263C44">
        <w:rPr>
          <w:sz w:val="24"/>
          <w:szCs w:val="24"/>
        </w:rPr>
        <w:t xml:space="preserve"> </w:t>
      </w:r>
      <w:r w:rsidR="00263C44">
        <w:rPr>
          <w:sz w:val="24"/>
          <w:szCs w:val="24"/>
        </w:rPr>
        <w:t>and is robust</w:t>
      </w:r>
      <w:r w:rsidR="00A955E1">
        <w:rPr>
          <w:sz w:val="24"/>
          <w:szCs w:val="24"/>
        </w:rPr>
        <w:t xml:space="preserve"> </w:t>
      </w:r>
      <w:r w:rsidR="00DF4D66" w:rsidRPr="00A023A3">
        <w:rPr>
          <w:sz w:val="24"/>
          <w:szCs w:val="24"/>
        </w:rPr>
        <w:t>with an overall</w:t>
      </w:r>
      <w:r w:rsidR="00C95777">
        <w:rPr>
          <w:sz w:val="24"/>
          <w:szCs w:val="24"/>
        </w:rPr>
        <w:t xml:space="preserve"> </w:t>
      </w:r>
      <w:r w:rsidR="00874D03" w:rsidRPr="00A023A3">
        <w:rPr>
          <w:sz w:val="24"/>
          <w:szCs w:val="24"/>
        </w:rPr>
        <w:t>9</w:t>
      </w:r>
      <w:r w:rsidR="00982ECB">
        <w:rPr>
          <w:sz w:val="24"/>
          <w:szCs w:val="24"/>
        </w:rPr>
        <w:t>0</w:t>
      </w:r>
      <w:r w:rsidR="00874D03" w:rsidRPr="00A023A3">
        <w:rPr>
          <w:sz w:val="24"/>
          <w:szCs w:val="24"/>
        </w:rPr>
        <w:t>% success rate</w:t>
      </w:r>
      <w:r w:rsidR="00622D94" w:rsidRPr="00A023A3">
        <w:rPr>
          <w:sz w:val="24"/>
          <w:szCs w:val="24"/>
        </w:rPr>
        <w:t xml:space="preserve">. The method </w:t>
      </w:r>
      <w:r w:rsidR="003278C0" w:rsidRPr="00A023A3">
        <w:rPr>
          <w:sz w:val="24"/>
          <w:szCs w:val="24"/>
        </w:rPr>
        <w:t>works on standard CMR studies without the need for additional sequences</w:t>
      </w:r>
      <w:r w:rsidR="00622D94" w:rsidRPr="00A023A3">
        <w:rPr>
          <w:sz w:val="24"/>
          <w:szCs w:val="24"/>
        </w:rPr>
        <w:t>, potentially allowing it to be used routinely in clinical care and enabl</w:t>
      </w:r>
      <w:r w:rsidR="002D0077">
        <w:rPr>
          <w:sz w:val="24"/>
          <w:szCs w:val="24"/>
        </w:rPr>
        <w:t>ing</w:t>
      </w:r>
      <w:r w:rsidR="00622D94" w:rsidRPr="00A023A3">
        <w:rPr>
          <w:sz w:val="24"/>
          <w:szCs w:val="24"/>
        </w:rPr>
        <w:t xml:space="preserve"> the </w:t>
      </w:r>
      <w:r w:rsidR="00BC4CEC" w:rsidRPr="00A023A3">
        <w:rPr>
          <w:sz w:val="24"/>
          <w:szCs w:val="24"/>
        </w:rPr>
        <w:t>retrospective</w:t>
      </w:r>
      <w:r w:rsidR="00622D94" w:rsidRPr="00A023A3">
        <w:rPr>
          <w:sz w:val="24"/>
          <w:szCs w:val="24"/>
        </w:rPr>
        <w:t xml:space="preserve"> analysis of PWV from large-scale cohorts</w:t>
      </w:r>
      <w:r w:rsidR="00536E25">
        <w:rPr>
          <w:sz w:val="24"/>
          <w:szCs w:val="24"/>
        </w:rPr>
        <w:t xml:space="preserve"> that have undergone CMR</w:t>
      </w:r>
      <w:r w:rsidR="00622D94" w:rsidRPr="00A023A3">
        <w:rPr>
          <w:sz w:val="24"/>
          <w:szCs w:val="24"/>
        </w:rPr>
        <w:t>.</w:t>
      </w:r>
    </w:p>
    <w:p w14:paraId="00470A5C" w14:textId="7AED66B8" w:rsidR="00EC537E" w:rsidRPr="00DC1BF1" w:rsidRDefault="00DC1BF1" w:rsidP="00961A9C">
      <w:pPr>
        <w:jc w:val="both"/>
        <w:rPr>
          <w:color w:val="000000" w:themeColor="text1"/>
          <w:sz w:val="24"/>
          <w:szCs w:val="24"/>
          <w:lang w:val="en-GB"/>
        </w:rPr>
      </w:pPr>
      <w:r w:rsidRPr="00DC1BF1">
        <w:rPr>
          <w:color w:val="000000" w:themeColor="text1"/>
          <w:sz w:val="24"/>
          <w:szCs w:val="24"/>
        </w:rPr>
        <w:t xml:space="preserve">The pipeline demonstrated </w:t>
      </w:r>
      <w:r>
        <w:rPr>
          <w:color w:val="000000" w:themeColor="text1"/>
          <w:sz w:val="24"/>
          <w:szCs w:val="24"/>
        </w:rPr>
        <w:t>good</w:t>
      </w:r>
      <w:r w:rsidRPr="00DC1BF1">
        <w:rPr>
          <w:color w:val="000000" w:themeColor="text1"/>
          <w:sz w:val="24"/>
          <w:szCs w:val="24"/>
        </w:rPr>
        <w:t xml:space="preserve"> performance on the validation data, with </w:t>
      </w:r>
      <w:r w:rsidR="00EC537E">
        <w:rPr>
          <w:sz w:val="24"/>
          <w:szCs w:val="24"/>
        </w:rPr>
        <w:t xml:space="preserve">no significant difference </w:t>
      </w:r>
      <w:r w:rsidR="0033460F">
        <w:rPr>
          <w:sz w:val="24"/>
          <w:szCs w:val="24"/>
        </w:rPr>
        <w:t xml:space="preserve">in </w:t>
      </w:r>
      <w:r w:rsidR="0033460F" w:rsidRPr="00EB3BA4">
        <w:rPr>
          <w:sz w:val="24"/>
          <w:szCs w:val="24"/>
        </w:rPr>
        <w:t>aortic path length</w:t>
      </w:r>
      <w:r w:rsidR="0033460F">
        <w:rPr>
          <w:sz w:val="24"/>
          <w:szCs w:val="24"/>
        </w:rPr>
        <w:t xml:space="preserve"> measurement</w:t>
      </w:r>
      <w:r w:rsidR="0033460F" w:rsidRPr="00EB3BA4">
        <w:rPr>
          <w:sz w:val="24"/>
          <w:szCs w:val="24"/>
        </w:rPr>
        <w:t xml:space="preserve"> </w:t>
      </w:r>
      <w:r w:rsidR="00451A67">
        <w:rPr>
          <w:sz w:val="24"/>
          <w:szCs w:val="24"/>
        </w:rPr>
        <w:t>or</w:t>
      </w:r>
      <w:r w:rsidR="0033460F">
        <w:rPr>
          <w:color w:val="000000" w:themeColor="text1"/>
          <w:sz w:val="24"/>
          <w:szCs w:val="24"/>
        </w:rPr>
        <w:t xml:space="preserve"> </w:t>
      </w:r>
      <w:r w:rsidR="00EC537E">
        <w:rPr>
          <w:color w:val="000000" w:themeColor="text1"/>
          <w:sz w:val="24"/>
          <w:szCs w:val="24"/>
        </w:rPr>
        <w:t xml:space="preserve">pulse transit time </w:t>
      </w:r>
      <w:r w:rsidR="0033460F">
        <w:rPr>
          <w:color w:val="000000" w:themeColor="text1"/>
          <w:sz w:val="24"/>
          <w:szCs w:val="24"/>
        </w:rPr>
        <w:t>measured by</w:t>
      </w:r>
      <w:r w:rsidR="00EC537E">
        <w:rPr>
          <w:color w:val="000000" w:themeColor="text1"/>
          <w:sz w:val="24"/>
          <w:szCs w:val="24"/>
        </w:rPr>
        <w:t xml:space="preserve"> DL and manual segmentations.</w:t>
      </w:r>
      <w:r w:rsidRPr="00DC1BF1">
        <w:rPr>
          <w:rFonts w:ascii="Times New Roman" w:eastAsia="Times New Roman" w:hAnsi="Times New Roman" w:cs="Times New Roman"/>
          <w:sz w:val="24"/>
          <w:szCs w:val="24"/>
          <w:lang w:val="en-GB"/>
        </w:rPr>
        <w:t xml:space="preserve"> </w:t>
      </w:r>
      <w:r w:rsidRPr="00DC1BF1">
        <w:rPr>
          <w:color w:val="000000" w:themeColor="text1"/>
          <w:sz w:val="24"/>
          <w:szCs w:val="24"/>
          <w:lang w:val="en-GB"/>
        </w:rPr>
        <w:t xml:space="preserve">These results </w:t>
      </w:r>
      <w:r>
        <w:rPr>
          <w:color w:val="000000" w:themeColor="text1"/>
          <w:sz w:val="24"/>
          <w:szCs w:val="24"/>
          <w:lang w:val="en-GB"/>
        </w:rPr>
        <w:t>show</w:t>
      </w:r>
      <w:r w:rsidRPr="00DC1BF1">
        <w:rPr>
          <w:color w:val="000000" w:themeColor="text1"/>
          <w:sz w:val="24"/>
          <w:szCs w:val="24"/>
          <w:lang w:val="en-GB"/>
        </w:rPr>
        <w:t xml:space="preserve"> that the </w:t>
      </w:r>
      <w:r>
        <w:rPr>
          <w:color w:val="000000" w:themeColor="text1"/>
          <w:sz w:val="24"/>
          <w:szCs w:val="24"/>
          <w:lang w:val="en-GB"/>
        </w:rPr>
        <w:t xml:space="preserve">pipeline </w:t>
      </w:r>
      <w:r w:rsidRPr="00DC1BF1">
        <w:rPr>
          <w:color w:val="000000" w:themeColor="text1"/>
          <w:sz w:val="24"/>
          <w:szCs w:val="24"/>
          <w:lang w:val="en-GB"/>
        </w:rPr>
        <w:t>can</w:t>
      </w:r>
      <w:r>
        <w:rPr>
          <w:color w:val="000000" w:themeColor="text1"/>
          <w:sz w:val="24"/>
          <w:szCs w:val="24"/>
          <w:lang w:val="en-GB"/>
        </w:rPr>
        <w:t xml:space="preserve"> achieve an </w:t>
      </w:r>
      <w:r w:rsidRPr="00DC1BF1">
        <w:rPr>
          <w:color w:val="000000" w:themeColor="text1"/>
          <w:sz w:val="24"/>
          <w:szCs w:val="24"/>
          <w:lang w:val="en-GB"/>
        </w:rPr>
        <w:t>accura</w:t>
      </w:r>
      <w:r>
        <w:rPr>
          <w:color w:val="000000" w:themeColor="text1"/>
          <w:sz w:val="24"/>
          <w:szCs w:val="24"/>
          <w:lang w:val="en-GB"/>
        </w:rPr>
        <w:t>cy that is comparable to</w:t>
      </w:r>
      <w:r w:rsidRPr="00DC1BF1">
        <w:rPr>
          <w:color w:val="000000" w:themeColor="text1"/>
          <w:sz w:val="24"/>
          <w:szCs w:val="24"/>
          <w:lang w:val="en-GB"/>
        </w:rPr>
        <w:t xml:space="preserve"> manual measurements</w:t>
      </w:r>
      <w:r>
        <w:rPr>
          <w:color w:val="000000" w:themeColor="text1"/>
          <w:sz w:val="24"/>
          <w:szCs w:val="24"/>
          <w:lang w:val="en-GB"/>
        </w:rPr>
        <w:t>.</w:t>
      </w:r>
    </w:p>
    <w:p w14:paraId="7F83A300" w14:textId="5638EBA9" w:rsidR="00A14172" w:rsidRDefault="00C72441">
      <w:pPr>
        <w:jc w:val="both"/>
        <w:rPr>
          <w:sz w:val="24"/>
          <w:szCs w:val="24"/>
        </w:rPr>
      </w:pPr>
      <w:r>
        <w:rPr>
          <w:sz w:val="24"/>
          <w:szCs w:val="24"/>
        </w:rPr>
        <w:t xml:space="preserve">When applied to a large cohort of </w:t>
      </w:r>
      <w:r w:rsidR="00D25118">
        <w:rPr>
          <w:sz w:val="24"/>
          <w:szCs w:val="24"/>
        </w:rPr>
        <w:t xml:space="preserve">UK </w:t>
      </w:r>
      <w:r>
        <w:rPr>
          <w:sz w:val="24"/>
          <w:szCs w:val="24"/>
        </w:rPr>
        <w:t>Biobank data, t</w:t>
      </w:r>
      <w:r w:rsidR="00F33124" w:rsidRPr="00A023A3">
        <w:rPr>
          <w:sz w:val="24"/>
          <w:szCs w:val="24"/>
        </w:rPr>
        <w:t xml:space="preserve">he overall error rate for our </w:t>
      </w:r>
      <w:r w:rsidR="00EF49BC">
        <w:rPr>
          <w:sz w:val="24"/>
          <w:szCs w:val="24"/>
        </w:rPr>
        <w:t xml:space="preserve">proposed </w:t>
      </w:r>
      <w:r w:rsidR="00F33124" w:rsidRPr="00A023A3">
        <w:rPr>
          <w:sz w:val="24"/>
          <w:szCs w:val="24"/>
        </w:rPr>
        <w:t>method</w:t>
      </w:r>
      <w:r w:rsidR="00CF1ED1" w:rsidRPr="00A023A3">
        <w:rPr>
          <w:sz w:val="24"/>
          <w:szCs w:val="24"/>
        </w:rPr>
        <w:t xml:space="preserve"> was </w:t>
      </w:r>
      <w:r w:rsidR="00467D4E">
        <w:rPr>
          <w:sz w:val="24"/>
          <w:szCs w:val="24"/>
        </w:rPr>
        <w:t>10</w:t>
      </w:r>
      <w:r w:rsidR="00CF1ED1" w:rsidRPr="00A023A3">
        <w:rPr>
          <w:sz w:val="24"/>
          <w:szCs w:val="24"/>
        </w:rPr>
        <w:t>%</w:t>
      </w:r>
      <w:r w:rsidR="00F33124" w:rsidRPr="00A023A3">
        <w:rPr>
          <w:sz w:val="24"/>
          <w:szCs w:val="24"/>
        </w:rPr>
        <w:t>.</w:t>
      </w:r>
      <w:r w:rsidR="00CF1ED1" w:rsidRPr="00A023A3">
        <w:rPr>
          <w:sz w:val="24"/>
          <w:szCs w:val="24"/>
        </w:rPr>
        <w:t xml:space="preserve"> </w:t>
      </w:r>
      <w:r w:rsidR="00E924B9">
        <w:rPr>
          <w:sz w:val="24"/>
          <w:szCs w:val="24"/>
        </w:rPr>
        <w:t xml:space="preserve">Most </w:t>
      </w:r>
      <w:r w:rsidR="00F33087">
        <w:rPr>
          <w:sz w:val="24"/>
          <w:szCs w:val="24"/>
        </w:rPr>
        <w:t xml:space="preserve">errors </w:t>
      </w:r>
      <w:r w:rsidR="00105728">
        <w:rPr>
          <w:sz w:val="24"/>
          <w:szCs w:val="24"/>
        </w:rPr>
        <w:t>(</w:t>
      </w:r>
      <w:r w:rsidR="00FB5994">
        <w:rPr>
          <w:sz w:val="24"/>
          <w:szCs w:val="24"/>
        </w:rPr>
        <w:t>7</w:t>
      </w:r>
      <w:r w:rsidR="00105728">
        <w:rPr>
          <w:sz w:val="24"/>
          <w:szCs w:val="24"/>
        </w:rPr>
        <w:t xml:space="preserve">%) </w:t>
      </w:r>
      <w:r w:rsidR="00F33087">
        <w:rPr>
          <w:sz w:val="24"/>
          <w:szCs w:val="24"/>
        </w:rPr>
        <w:t xml:space="preserve">were </w:t>
      </w:r>
      <w:r w:rsidR="0029400C">
        <w:rPr>
          <w:sz w:val="24"/>
          <w:szCs w:val="24"/>
        </w:rPr>
        <w:t xml:space="preserve">due to mis-segmentation </w:t>
      </w:r>
      <w:r w:rsidR="002614C7">
        <w:rPr>
          <w:sz w:val="24"/>
          <w:szCs w:val="24"/>
        </w:rPr>
        <w:t>in the aortic path length</w:t>
      </w:r>
      <w:r w:rsidR="0006013C">
        <w:rPr>
          <w:sz w:val="24"/>
          <w:szCs w:val="24"/>
        </w:rPr>
        <w:t xml:space="preserve"> as </w:t>
      </w:r>
      <w:r w:rsidR="0029400C">
        <w:rPr>
          <w:sz w:val="24"/>
          <w:szCs w:val="24"/>
        </w:rPr>
        <w:t>the cent</w:t>
      </w:r>
      <w:r w:rsidR="00772864">
        <w:rPr>
          <w:sz w:val="24"/>
          <w:szCs w:val="24"/>
        </w:rPr>
        <w:t>er</w:t>
      </w:r>
      <w:r w:rsidR="0029400C">
        <w:rPr>
          <w:sz w:val="24"/>
          <w:szCs w:val="24"/>
        </w:rPr>
        <w:t xml:space="preserve">line extraction method </w:t>
      </w:r>
      <w:r w:rsidR="006069E8">
        <w:rPr>
          <w:sz w:val="24"/>
          <w:szCs w:val="24"/>
        </w:rPr>
        <w:t xml:space="preserve">was sensitive to breaks in the aortic mesh. </w:t>
      </w:r>
      <w:r w:rsidR="0006013C">
        <w:rPr>
          <w:sz w:val="24"/>
          <w:szCs w:val="24"/>
        </w:rPr>
        <w:t>These</w:t>
      </w:r>
      <w:r w:rsidR="00AE2087">
        <w:rPr>
          <w:sz w:val="24"/>
          <w:szCs w:val="24"/>
        </w:rPr>
        <w:t xml:space="preserve"> </w:t>
      </w:r>
      <w:r w:rsidR="006069E8">
        <w:rPr>
          <w:sz w:val="24"/>
          <w:szCs w:val="24"/>
        </w:rPr>
        <w:t xml:space="preserve">errors </w:t>
      </w:r>
      <w:r w:rsidR="00E87FC7">
        <w:rPr>
          <w:sz w:val="24"/>
          <w:szCs w:val="24"/>
        </w:rPr>
        <w:t xml:space="preserve">cause </w:t>
      </w:r>
      <w:r w:rsidR="000107C2">
        <w:rPr>
          <w:sz w:val="24"/>
          <w:szCs w:val="24"/>
        </w:rPr>
        <w:t xml:space="preserve">an irregular or broken </w:t>
      </w:r>
      <w:r w:rsidR="00451A67">
        <w:rPr>
          <w:sz w:val="24"/>
          <w:szCs w:val="24"/>
        </w:rPr>
        <w:t>centerline but</w:t>
      </w:r>
      <w:r w:rsidR="0006013C">
        <w:rPr>
          <w:sz w:val="24"/>
          <w:szCs w:val="24"/>
        </w:rPr>
        <w:t xml:space="preserve"> </w:t>
      </w:r>
      <w:r w:rsidR="00E87FC7">
        <w:rPr>
          <w:sz w:val="24"/>
          <w:szCs w:val="24"/>
        </w:rPr>
        <w:t>are easy to identify</w:t>
      </w:r>
      <w:r w:rsidR="0006013C">
        <w:rPr>
          <w:sz w:val="24"/>
          <w:szCs w:val="24"/>
        </w:rPr>
        <w:t xml:space="preserve"> and potentially</w:t>
      </w:r>
      <w:r w:rsidR="00E87FC7">
        <w:rPr>
          <w:sz w:val="24"/>
          <w:szCs w:val="24"/>
        </w:rPr>
        <w:t xml:space="preserve"> </w:t>
      </w:r>
      <w:r w:rsidR="00712CBB">
        <w:rPr>
          <w:sz w:val="24"/>
          <w:szCs w:val="24"/>
        </w:rPr>
        <w:t xml:space="preserve">amenable to </w:t>
      </w:r>
      <w:r w:rsidR="0006013C">
        <w:rPr>
          <w:sz w:val="24"/>
          <w:szCs w:val="24"/>
        </w:rPr>
        <w:t>automatic</w:t>
      </w:r>
      <w:r w:rsidR="00E87FC7">
        <w:rPr>
          <w:sz w:val="24"/>
          <w:szCs w:val="24"/>
        </w:rPr>
        <w:t xml:space="preserve"> </w:t>
      </w:r>
      <w:r w:rsidR="00AE2087">
        <w:rPr>
          <w:sz w:val="24"/>
          <w:szCs w:val="24"/>
        </w:rPr>
        <w:t xml:space="preserve">quality control. </w:t>
      </w:r>
      <w:r w:rsidR="009A1BF0">
        <w:rPr>
          <w:sz w:val="24"/>
          <w:szCs w:val="24"/>
        </w:rPr>
        <w:t>Phase contrast</w:t>
      </w:r>
      <w:r w:rsidR="008A557F" w:rsidDel="008A557F">
        <w:rPr>
          <w:sz w:val="24"/>
          <w:szCs w:val="24"/>
        </w:rPr>
        <w:t xml:space="preserve"> </w:t>
      </w:r>
      <w:r w:rsidR="009C1D38">
        <w:rPr>
          <w:sz w:val="24"/>
          <w:szCs w:val="24"/>
        </w:rPr>
        <w:t>segmentation errors were rare (</w:t>
      </w:r>
      <w:r w:rsidR="00552A14">
        <w:rPr>
          <w:sz w:val="24"/>
          <w:szCs w:val="24"/>
        </w:rPr>
        <w:t xml:space="preserve">&lt;1%), but </w:t>
      </w:r>
      <w:r w:rsidR="00B94D60">
        <w:rPr>
          <w:sz w:val="24"/>
          <w:szCs w:val="24"/>
        </w:rPr>
        <w:t xml:space="preserve">pulse transit time </w:t>
      </w:r>
      <w:r w:rsidR="00617CEE">
        <w:rPr>
          <w:sz w:val="24"/>
          <w:szCs w:val="24"/>
        </w:rPr>
        <w:t xml:space="preserve">extraction </w:t>
      </w:r>
      <w:r w:rsidR="00B94D60">
        <w:rPr>
          <w:sz w:val="24"/>
          <w:szCs w:val="24"/>
        </w:rPr>
        <w:t xml:space="preserve">from the </w:t>
      </w:r>
      <w:r w:rsidR="00BC629E">
        <w:rPr>
          <w:sz w:val="24"/>
          <w:szCs w:val="24"/>
        </w:rPr>
        <w:t xml:space="preserve">flow curves </w:t>
      </w:r>
      <w:r w:rsidR="007348DE">
        <w:rPr>
          <w:sz w:val="24"/>
          <w:szCs w:val="24"/>
        </w:rPr>
        <w:t xml:space="preserve">occasionally produced physiologically implausible </w:t>
      </w:r>
      <w:r w:rsidR="00003D0E">
        <w:rPr>
          <w:sz w:val="24"/>
          <w:szCs w:val="24"/>
        </w:rPr>
        <w:t xml:space="preserve">pulse wave </w:t>
      </w:r>
      <w:r w:rsidR="00617CEE">
        <w:rPr>
          <w:sz w:val="24"/>
          <w:szCs w:val="24"/>
        </w:rPr>
        <w:t>velocities</w:t>
      </w:r>
      <w:r w:rsidR="00FB5994">
        <w:rPr>
          <w:sz w:val="24"/>
          <w:szCs w:val="24"/>
        </w:rPr>
        <w:t xml:space="preserve"> (</w:t>
      </w:r>
      <w:r w:rsidR="00BA745E">
        <w:rPr>
          <w:sz w:val="24"/>
          <w:szCs w:val="24"/>
        </w:rPr>
        <w:t>2</w:t>
      </w:r>
      <w:r w:rsidR="00FB5994">
        <w:rPr>
          <w:sz w:val="24"/>
          <w:szCs w:val="24"/>
        </w:rPr>
        <w:t>%)</w:t>
      </w:r>
      <w:r w:rsidR="0006013C">
        <w:rPr>
          <w:sz w:val="24"/>
          <w:szCs w:val="24"/>
        </w:rPr>
        <w:t>. This has been</w:t>
      </w:r>
      <w:r w:rsidR="00003D0E">
        <w:rPr>
          <w:sz w:val="24"/>
          <w:szCs w:val="24"/>
        </w:rPr>
        <w:t xml:space="preserve"> </w:t>
      </w:r>
      <w:r w:rsidR="007B21C1">
        <w:rPr>
          <w:sz w:val="24"/>
          <w:szCs w:val="24"/>
        </w:rPr>
        <w:t xml:space="preserve">reported in </w:t>
      </w:r>
      <w:r w:rsidR="00003D0E">
        <w:rPr>
          <w:sz w:val="24"/>
          <w:szCs w:val="24"/>
        </w:rPr>
        <w:t xml:space="preserve">previous studies </w:t>
      </w:r>
      <w:r w:rsidR="005E4A7C">
        <w:rPr>
          <w:sz w:val="24"/>
          <w:szCs w:val="24"/>
        </w:rPr>
        <w:fldChar w:fldCharType="begin" w:fldLock="1"/>
      </w:r>
      <w:r w:rsidR="00B2088F">
        <w:rPr>
          <w:sz w:val="24"/>
          <w:szCs w:val="24"/>
        </w:rPr>
        <w:instrText>ADDIN CSL_CITATION {"citationItems":[{"id":"ITEM-1","itemData":{"DOI":"10.1161/HYPERTENSIONAHA.116.08749","ISSN":"15244563","PMID":"28674039","abstract":"The predictive value of aortic arch pulse wave velocity (PWV) assessed by magnetic resonance imaging for cardiovascular disease (CVD) events has not been fully established. The aim of the present study was to evaluate the association of arch PWV with incident CVD events in MESA (Multi-Ethnic Study of Atherosclerosis). Aortic arch PWV was measured using magnetic resonance imaging at baseline in 3527 MESA participants (mean age, 62±10 years at baseline; 47% men) free of overt CVD. Cox regression was used to evaluate the risk of incident CVD (coronary heart disease, stroke, transient ischemic attack, or heart failure) in relation to arch PWV adjusted for age, sex, race, and CVD risk factors. The median value of arch PWV was 7.4 m/s (interquartile range, 5.6-10.2). There was significant interaction between arch PWV and age for outcomes, so analysis was stratified by age categories (45-54 and &gt;54 years). There were 456 CVD events during the 10-year follow-up. Forty-five to 54-year-old participants had significant association of arch PWV with incident CVD independent of CVD risk factors (hazard ratio, 1.44; 95% confidence interval, 1.07-1.95; P=0.018; per 1-SD increase for logarithmically transformed PWV), whereas &gt;54-year group did not (P=0.93). Aortic arch PWV assessed by magnetic resonance imaging is a significant predictor of CVD events among middle-aged (45-54 years old) individuals, whereas arch PWV is not associated with CVD among an elderly in a large multiethnic population.","author":[{"dropping-particle":"","family":"Ohyama","given":"Yoshiaki","non-dropping-particle":"","parse-names":false,"suffix":""},{"dropping-particle":"","family":"Ambale-Venkatesh","given":"Bharath","non-dropping-particle":"","parse-names":false,"suffix":""},{"dropping-particle":"","family":"Noda","given":"Chikara","non-dropping-particle":"","parse-names":false,"suffix":""},{"dropping-particle":"","family":"Kim","given":"Jang Young","non-dropping-particle":"","parse-names":false,"suffix":""},{"dropping-particle":"","family":"Tanami","given":"Yutaka","non-dropping-particle":"","parse-names":false,"suffix":""},{"dropping-particle":"","family":"Teixido-Tura","given":"Gisela","non-dropping-particle":"","parse-names":false,"suffix":""},{"dropping-particle":"","family":"Chugh","given":"Atul R.","non-dropping-particle":"","parse-names":false,"suffix":""},{"dropping-particle":"","family":"Redheuil","given":"Alban","non-dropping-particle":"","parse-names":false,"suffix":""},{"dropping-particle":"","family":"Liu","given":"Chia Ying","non-dropping-particle":"","parse-names":false,"suffix":""},{"dropping-particle":"","family":"Wu","given":"Colin O.","non-dropping-particle":"","parse-names":false,"suffix":""},{"dropping-particle":"","family":"Hundley","given":"W. Gregory","non-dropping-particle":"","parse-names":false,"suffix":""},{"dropping-particle":"","family":"Bluemke","given":"David A.","non-dropping-particle":"","parse-names":false,"suffix":""},{"dropping-particle":"","family":"Guallar","given":"Eliseo","non-dropping-particle":"","parse-names":false,"suffix":""},{"dropping-particle":"","family":"Lima","given":"Joao A.C.","non-dropping-particle":"","parse-names":false,"suffix":""}],"container-title":"Hypertension","id":"ITEM-1","issue":"3","issued":{"date-parts":[["2017"]]},"page":"524-530","title":"Aortic Arch Pulse Wave Velocity Assessed by Magnetic Resonance Imaging as a Predictor of Incident Cardiovascular Events: The MESA (Multi-Ethnic Study of Atherosclerosis)","type":"article-journal","volume":"70"},"uris":["http://www.mendeley.com/documents/?uuid=0b38fac5-17c9-4a8d-8585-dd9f4e648052"]},{"id":"ITEM-2","itemData":{"DOI":"10.1186/s12968-019-0530-y","ISSN":"1532429X","PMID":"31088480","abstract":"Background: Aortic pulse wave velocity (PWV) is an indicator of aortic stiffness and is used as a predictor of adverse cardiovascular events. PWV can be non-invasively assessed using magnetic resonance imaging (MRI). PWV computation requires two components, the length of the aortic arch and the time taken for the systolic pressure wave to travel through the aortic arch. The aortic length is calculated using a multi-slice 3D scan and the transit time is computed using a 2D velocity encoded MRI (VE) scan. In this study we present and evaluate an automatic method to quantify the aortic pulse wave velocity using a large population-based cohort. Methods: For this study 212 subjects were retrospectively selected from a large multi-center heart-brain connection cohort. For each subject a multi-slice 3D scan of the aorta was acquired in an oblique-sagittal plane and a 2D VE scan acquired in a transverse plane cutting through the proximal ascending and descending aorta. PWV was calculated in three stages: (i) a multi-atlas-based segmentation method was developed to segment the aortic arch from the multi-slice 3D scan and subsequently estimate the length of the proximal aorta, (ii) an algorithm that delineates the proximal ascending and descending aorta from the time-resolved 2D VE scan and subsequently obtains the velocity-time flow curves was also developed, and (iii) automatic methods that can compute the transit time from the velocity-time flow curves were implemented and investigated. Finally the PWV was obtained by combining the aortic length and the transit time. Results: Quantitative evaluation with respect to the length of the aortic arch as well as the computed PWV were performend by comparing the results of the novel automatic method to those obtained manually. The mean absolute difference in aortic length obtained automatically as compared to those obtained manually was 3.3 ± 2.8 mm (p &lt; 0.05), the manual inter-observer variability on a subset of 45 scans was 3.4 ± 3.4 mm (p = 0.49). Bland-Altman analysis between the automataic method and the manual methods showed a bias of 0.0 (-5.0,5.0) m/s for the foot-to-foot approach, -0.1 (-1.2, 1.1) and -0.2 (-2.6, 2.1) m/s for the half-max and the cross-correlation methods, respectively. Conclusion: We proposed and evaluated a fully automatic method to calculate the PWV on a large set of multi-center MRI scans. It was observed that the overall results obtained had very good agreement with manual analysis. Our …","author":[{"dropping-particle":"","family":"Shahzad","given":"Rahil","non-dropping-particle":"","parse-names":false,"suffix":""},{"dropping-particle":"","family":"Shankar","given":"Arun","non-dropping-particle":"","parse-names":false,"suffix":""},{"dropping-particle":"","family":"Amier","given":"Raquel","non-dropping-particle":"","parse-names":false,"suffix":""},{"dropping-particle":"","family":"Nijveldt","given":"Robin","non-dropping-particle":"","parse-names":false,"suffix":""},{"dropping-particle":"","family":"Westenberg","given":"Jos J.M.","non-dropping-particle":"","parse-names":false,"suffix":""},{"dropping-particle":"","family":"Roos","given":"Albert","non-dropping-particle":"De","parse-names":false,"suffix":""},{"dropping-particle":"","family":"Lelieveldt","given":"Boudewijn P.F.","non-dropping-particle":"","parse-names":false,"suffix":""},{"dropping-particle":"","family":"Geest","given":"Rob J.","non-dropping-particle":"Van Der","parse-names":false,"suffix":""}],"container-title":"Journal of Cardiovascular Magnetic Resonance","id":"ITEM-2","issue":"1","issued":{"date-parts":[["2019"]]},"page":"1-14","publisher":"THE AUTHORS. Published by Elsevier Inc on behalf of the Society for Cardiovascular Magnetic Resonance","title":"Quantification of aortic pulse wave velocity from a population based cohort: A fully automatic method","type":"article-journal","volume":"21"},"uris":["http://www.mendeley.com/documents/?uuid=86b86fe8-9dca-414f-934a-1fd6bf7d5496"]}],"mendeley":{"formattedCitation":"[1,31]","plainTextFormattedCitation":"[1,31]","previouslyFormattedCitation":"[1,31]"},"properties":{"noteIndex":0},"schema":"https://github.com/citation-style-language/schema/raw/master/csl-citation.json"}</w:instrText>
      </w:r>
      <w:r w:rsidR="005E4A7C">
        <w:rPr>
          <w:sz w:val="24"/>
          <w:szCs w:val="24"/>
        </w:rPr>
        <w:fldChar w:fldCharType="separate"/>
      </w:r>
      <w:r w:rsidR="00380B8C" w:rsidRPr="00380B8C">
        <w:rPr>
          <w:noProof/>
          <w:sz w:val="24"/>
          <w:szCs w:val="24"/>
        </w:rPr>
        <w:t>[1,31]</w:t>
      </w:r>
      <w:r w:rsidR="005E4A7C">
        <w:rPr>
          <w:sz w:val="24"/>
          <w:szCs w:val="24"/>
        </w:rPr>
        <w:fldChar w:fldCharType="end"/>
      </w:r>
      <w:r w:rsidR="00724D11">
        <w:rPr>
          <w:sz w:val="24"/>
          <w:szCs w:val="24"/>
        </w:rPr>
        <w:t xml:space="preserve"> and </w:t>
      </w:r>
      <w:r w:rsidR="0006013C">
        <w:rPr>
          <w:sz w:val="24"/>
          <w:szCs w:val="24"/>
        </w:rPr>
        <w:t xml:space="preserve">is probably due to </w:t>
      </w:r>
      <w:r w:rsidR="007B21C1">
        <w:rPr>
          <w:sz w:val="24"/>
          <w:szCs w:val="24"/>
        </w:rPr>
        <w:t xml:space="preserve">inherent </w:t>
      </w:r>
      <w:r w:rsidR="0006013C">
        <w:rPr>
          <w:sz w:val="24"/>
          <w:szCs w:val="24"/>
        </w:rPr>
        <w:t xml:space="preserve">issues with </w:t>
      </w:r>
      <w:r w:rsidR="009A1BF0">
        <w:rPr>
          <w:sz w:val="24"/>
          <w:szCs w:val="24"/>
        </w:rPr>
        <w:t>phase contrast</w:t>
      </w:r>
      <w:r>
        <w:rPr>
          <w:sz w:val="24"/>
          <w:szCs w:val="24"/>
        </w:rPr>
        <w:t xml:space="preserve"> MR </w:t>
      </w:r>
      <w:r w:rsidR="0006013C">
        <w:rPr>
          <w:sz w:val="24"/>
          <w:szCs w:val="24"/>
        </w:rPr>
        <w:t xml:space="preserve">accuracy, </w:t>
      </w:r>
      <w:r w:rsidR="007B21C1">
        <w:rPr>
          <w:sz w:val="24"/>
          <w:szCs w:val="24"/>
        </w:rPr>
        <w:t>due to the limited temporal resolution (typically 30 frames per heartbeat)</w:t>
      </w:r>
      <w:r w:rsidR="00724D11" w:rsidRPr="00724D11">
        <w:rPr>
          <w:sz w:val="24"/>
          <w:szCs w:val="24"/>
        </w:rPr>
        <w:t xml:space="preserve"> </w:t>
      </w:r>
      <w:r w:rsidR="00724D11">
        <w:rPr>
          <w:sz w:val="24"/>
          <w:szCs w:val="24"/>
        </w:rPr>
        <w:fldChar w:fldCharType="begin" w:fldLock="1"/>
      </w:r>
      <w:r w:rsidR="00B2088F">
        <w:rPr>
          <w:sz w:val="24"/>
          <w:szCs w:val="24"/>
        </w:rPr>
        <w:instrText>ADDIN CSL_CITATION {"citationItems":[{"id":"ITEM-1","itemData":{"DOI":"10.1016/j.amjcard.2014.09.032","ISSN":"18791913","PMID":"25432153","abstract":"Pulse-wave velocity (PWV), a measure of arterial stiffness, is a known independent risk factor for cardiovascular events. Patients with single ventricle who undergo aortic to pulmonary anastomosis (recon) have noncompliant patch material inserted into the neoaorta, possibly increasing vessel stiffness and afterload. The purpose of this study is to determine if PWV in patients with single ventricle differed between those who did and those who did not undergo aortic reconstruction (nonrecon). We retrospectively reviewed cardiac magnetic resonance anatomic, cine, and phase contrast evaluations in the ascending aorta and descending aorta (DAo) at the level of the diaphragm data from 126 patients with single ventricle (8.6 ± 8.0 years) from January 2012 to May 2013. Significance = p &lt;0.05. Seventy-five patients underwent recon and 51 did not. PWV in recon was significantly higher than in nonrecon (3.9 ± 0.9 m/s vs 3.2 ± 1.0 m/s, p = 0.008); in recon, patients &gt;13 years old had a higher PWV than those &lt;7 years (4.5 ± 0.6 vs 3.5 ± 0.7 m/s, p=0.004). Whether &lt;7 or &gt;13 years old, PWV of those with recon was higher than nonrecon DAo distensibility was similar between both groups. There was no difference in age, body surface area, or cardiac index between recon and nonrecon. No correlations between various hemodynamic and ventricular function parameters with PWV were noted. In conclusion,PWV in recon is higher than in nonrecon with similar DAo distensibility implicating theaortic reconstruction as a possible cause of increased afterload; older recon patients have stiffer aortas than younger ones, possibly imposing an additional cardiovascular risk in the future. Other biomaterials may potentially moderate PWV if clinical outcome is adversely affected.","author":[{"dropping-particle":"","family":"Fogel","given":"Mark A.","non-dropping-particle":"","parse-names":false,"suffix":""},{"dropping-particle":"","family":"Li","given":"Christine","non-dropping-particle":"","parse-names":false,"suffix":""},{"dropping-particle":"","family":"Nicolson","given":"Susan C.","non-dropping-particle":"","parse-names":false,"suffix":""},{"dropping-particle":"","family":"Spray","given":"Thomas L.","non-dropping-particle":"","parse-names":false,"suffix":""},{"dropping-particle":"","family":"Gaynor","given":"J. William","non-dropping-particle":"","parse-names":false,"suffix":""},{"dropping-particle":"","family":"Fuller","given":"Stephanie","non-dropping-particle":"","parse-names":false,"suffix":""},{"dropping-particle":"","family":"Keller","given":"Marc S.","non-dropping-particle":"","parse-names":false,"suffix":""},{"dropping-particle":"","family":"Harris","given":"Matthew A.","non-dropping-particle":"","parse-names":false,"suffix":""},{"dropping-particle":"","family":"Yoganathan","given":"Ajit P.","non-dropping-particle":"","parse-names":false,"suffix":""},{"dropping-particle":"","family":"Whitehead","given":"Kevin K.","non-dropping-particle":"","parse-names":false,"suffix":""}],"container-title":"American Journal of Cardiology","id":"ITEM-1","issue":"12","issued":{"date-parts":[["2014"]]},"page":"1902-1907","title":"Comparison bymagnetic resonance phase contrast imaging of pulse-wave velocity in patients with single ventricle who have reconstructed aortas versus those without","type":"article-journal","volume":"114"},"uris":["http://www.mendeley.com/documents/?uuid=aa642b67-b4a0-4e79-ab45-a3308fff610f"]}],"mendeley":{"formattedCitation":"[32]","plainTextFormattedCitation":"[32]","previouslyFormattedCitation":"[32]"},"properties":{"noteIndex":0},"schema":"https://github.com/citation-style-language/schema/raw/master/csl-citation.json"}</w:instrText>
      </w:r>
      <w:r w:rsidR="00724D11">
        <w:rPr>
          <w:sz w:val="24"/>
          <w:szCs w:val="24"/>
        </w:rPr>
        <w:fldChar w:fldCharType="separate"/>
      </w:r>
      <w:r w:rsidR="00380B8C" w:rsidRPr="00380B8C">
        <w:rPr>
          <w:noProof/>
          <w:sz w:val="24"/>
          <w:szCs w:val="24"/>
        </w:rPr>
        <w:t>[32]</w:t>
      </w:r>
      <w:r w:rsidR="00724D11">
        <w:rPr>
          <w:sz w:val="24"/>
          <w:szCs w:val="24"/>
        </w:rPr>
        <w:fldChar w:fldCharType="end"/>
      </w:r>
      <w:r w:rsidR="00A82284">
        <w:rPr>
          <w:sz w:val="24"/>
          <w:szCs w:val="24"/>
        </w:rPr>
        <w:t>.</w:t>
      </w:r>
      <w:r w:rsidR="007B21C1">
        <w:rPr>
          <w:sz w:val="24"/>
          <w:szCs w:val="24"/>
        </w:rPr>
        <w:t xml:space="preserve"> </w:t>
      </w:r>
    </w:p>
    <w:p w14:paraId="3AA72CF9" w14:textId="440ED65D" w:rsidR="00AC5BFE" w:rsidRDefault="00AC5BFE">
      <w:pPr>
        <w:jc w:val="both"/>
        <w:rPr>
          <w:sz w:val="24"/>
          <w:szCs w:val="24"/>
        </w:rPr>
      </w:pPr>
    </w:p>
    <w:p w14:paraId="52C38C32" w14:textId="44583BA6" w:rsidR="00A14172" w:rsidRDefault="00AF7BBA">
      <w:pPr>
        <w:rPr>
          <w:sz w:val="24"/>
          <w:szCs w:val="24"/>
        </w:rPr>
      </w:pPr>
      <w:r w:rsidRPr="00A023A3">
        <w:rPr>
          <w:sz w:val="24"/>
          <w:szCs w:val="24"/>
        </w:rPr>
        <w:t xml:space="preserve">To the best of our knowledge, this is the first time that </w:t>
      </w:r>
      <w:r w:rsidR="0062431E">
        <w:rPr>
          <w:sz w:val="24"/>
          <w:szCs w:val="24"/>
        </w:rPr>
        <w:t xml:space="preserve">transit-time based </w:t>
      </w:r>
      <w:r w:rsidR="00540D76">
        <w:rPr>
          <w:sz w:val="24"/>
          <w:szCs w:val="24"/>
        </w:rPr>
        <w:t>aortic</w:t>
      </w:r>
      <w:r w:rsidRPr="00A023A3">
        <w:rPr>
          <w:sz w:val="24"/>
          <w:szCs w:val="24"/>
        </w:rPr>
        <w:t xml:space="preserve"> PWV has been </w:t>
      </w:r>
      <w:r w:rsidR="00432DE5">
        <w:rPr>
          <w:sz w:val="24"/>
          <w:szCs w:val="24"/>
        </w:rPr>
        <w:t xml:space="preserve">measured </w:t>
      </w:r>
      <w:r w:rsidR="0062431E">
        <w:rPr>
          <w:sz w:val="24"/>
          <w:szCs w:val="24"/>
        </w:rPr>
        <w:t xml:space="preserve">using </w:t>
      </w:r>
      <w:r w:rsidR="00432DE5">
        <w:rPr>
          <w:sz w:val="24"/>
          <w:szCs w:val="24"/>
        </w:rPr>
        <w:t>cardiac MR</w:t>
      </w:r>
      <w:r w:rsidR="0096460A">
        <w:rPr>
          <w:sz w:val="24"/>
          <w:szCs w:val="24"/>
        </w:rPr>
        <w:t xml:space="preserve"> images</w:t>
      </w:r>
      <w:r w:rsidR="00432DE5">
        <w:rPr>
          <w:sz w:val="24"/>
          <w:szCs w:val="24"/>
        </w:rPr>
        <w:t xml:space="preserve"> </w:t>
      </w:r>
      <w:r w:rsidR="00EF0E57">
        <w:rPr>
          <w:sz w:val="24"/>
          <w:szCs w:val="24"/>
        </w:rPr>
        <w:t>in</w:t>
      </w:r>
      <w:r w:rsidRPr="00A023A3">
        <w:rPr>
          <w:sz w:val="24"/>
          <w:szCs w:val="24"/>
        </w:rPr>
        <w:t xml:space="preserve"> the UK Biobank. We found </w:t>
      </w:r>
      <w:r w:rsidR="007B1A4E">
        <w:rPr>
          <w:sz w:val="24"/>
          <w:szCs w:val="24"/>
        </w:rPr>
        <w:t xml:space="preserve">no </w:t>
      </w:r>
      <w:r w:rsidR="0062431E">
        <w:rPr>
          <w:sz w:val="24"/>
          <w:szCs w:val="24"/>
        </w:rPr>
        <w:t xml:space="preserve">major </w:t>
      </w:r>
      <w:r w:rsidR="007B1A4E">
        <w:rPr>
          <w:sz w:val="24"/>
          <w:szCs w:val="24"/>
        </w:rPr>
        <w:t xml:space="preserve">difference in </w:t>
      </w:r>
      <w:r w:rsidRPr="00A023A3">
        <w:rPr>
          <w:sz w:val="24"/>
          <w:szCs w:val="24"/>
        </w:rPr>
        <w:t xml:space="preserve">PWV </w:t>
      </w:r>
      <w:r w:rsidR="0062431E">
        <w:rPr>
          <w:sz w:val="24"/>
          <w:szCs w:val="24"/>
        </w:rPr>
        <w:t>by</w:t>
      </w:r>
      <w:r w:rsidR="007B1A4E">
        <w:rPr>
          <w:sz w:val="24"/>
          <w:szCs w:val="24"/>
        </w:rPr>
        <w:t xml:space="preserve"> sex </w:t>
      </w:r>
      <w:r w:rsidR="00BD3964">
        <w:rPr>
          <w:sz w:val="24"/>
          <w:szCs w:val="24"/>
        </w:rPr>
        <w:t>in keeping with previous</w:t>
      </w:r>
      <w:r w:rsidR="007B1A4E">
        <w:rPr>
          <w:sz w:val="24"/>
          <w:szCs w:val="24"/>
        </w:rPr>
        <w:t xml:space="preserve">ly reported results </w:t>
      </w:r>
      <w:r w:rsidR="00562EFA">
        <w:rPr>
          <w:sz w:val="24"/>
          <w:szCs w:val="24"/>
        </w:rPr>
        <w:fldChar w:fldCharType="begin" w:fldLock="1"/>
      </w:r>
      <w:r w:rsidR="00B2088F">
        <w:rPr>
          <w:sz w:val="24"/>
          <w:szCs w:val="24"/>
        </w:rPr>
        <w:instrText>ADDIN CSL_CITATION {"citationItems":[{"id":"ITEM-1","itemData":{"DOI":"10.1016/j.ebiom.2023.104619","ISSN":"23523964","PMID":"37229905","abstract":"Background: Arterial stiffening is central to the vascular ageing process and a powerful predictor and cause of diverse vascular pathologies and mortality. We investigated age and sex trajectories, regional differences, and global reference values of arterial stiffness as assessed by pulse wave velocity (PWV). Methods: Measurements of brachial-ankle or carotid-femoral PWV (baPWV or cfPWV) in generally healthy participants published in three electronic databases between database inception and August 24th, 2020 were included, either as individual participant-level or summary data received from collaborators (n = 248,196) or by extraction from published reports (n = 274,629). Quality was appraised using the Joanna Briggs Instrument. Variation in PWV was estimated using mixed-effects meta-regression and Generalized Additive Models for Location, Scale, and Shape. Findings: The search yielded 8920 studies, and 167 studies with 509,743 participants from 34 countries were included. PWV depended on age, sex, and country. Global age-standardised means were 12.5 m/s (95% confidence interval: 12.1–12.8 m/s) for baPWV and 7.45 m/s (95% CI: 7.11–7.79 m/s) for cfPWV. Males had higher global levels than females of 0.77 m/s for baPWV (95% CI: 0.75–0.78 m/s) and 0.35 m/s for cfPWV (95% CI: 0.33–0.37 m/s), but sex differences in baPWV diminished with advancing age. Compared to Europe, baPWV was substantially higher in the Asian region (+1.83 m/s, P = 0.0014), whereas cfPWV was higher in the African region (+0.41 m/s, P &lt; 0.0001) and differed more by country (highest in Poland, Russia, Iceland, France, and China; lowest in Spain, Belgium, Canada, Finland, and Argentina). High vs. other country income was associated with lower baPWV (−0.55 m/s, P = 0.048) and cfPWV (−0.41 m/s, P &lt; 0.0001). Interpretation: China and other Asian countries featured high PWV, which by known associations with central blood pressure and pulse pressure may partly explain higher Asian risk for intracerebral haemorrhage and small vessel stroke. Reference values provided may facilitate use of PWV as a marker of vascular ageing, for prediction of vascular risk and death, and for designing future therapeutic interventions. Funding: This study was supported by the excellence initiative VASCage funded by the Austrian Research Promotion Agency, by the National Science Foundation of China, and the Science and Technology Planning Project of Hunan Province. Detailed funding information is provided as part of…","author":[{"dropping-particle":"","family":"Lu","given":"Yao","non-dropping-particle":"","parse-names":false,"suffix":""},{"dropping-particle":"","family":"Kiechl","given":"Sophia J.","non-dropping-particle":"","parse-names":false,"suffix":""},{"dropping-particle":"","family":"Wang","given":"Jie","non-dropping-particle":"","parse-names":false,"suffix":""},{"dropping-particle":"","family":"Xu","given":"Qingbo","non-dropping-particle":"","parse-names":false,"suffix":""},{"dropping-particle":"","family":"Kiechl","given":"Stefan","non-dropping-particle":"","parse-names":false,"suffix":""},{"dropping-particle":"","family":"Pechlaner","given":"Raimund","non-dropping-particle":"","parse-names":false,"suffix":""},{"dropping-particle":"","family":"Aguilar","given":"David","non-dropping-particle":"","parse-names":false,"suffix":""},{"dropping-particle":"","family":"Al-Hashmi","given":"Khamis M.","non-dropping-particle":"","parse-names":false,"suffix":""},{"dropping-particle":"","family":"Alvim","given":"Rafael O.","non-dropping-particle":"","parse-names":false,"suffix":""},{"dropping-particle":"","family":"Al-Zakwani","given":"Ibrahim S.","non-dropping-particle":"","parse-names":false,"suffix":""},{"dropping-particle":"","family":"Antza","given":"Christina","non-dropping-particle":"","parse-names":false,"suffix":""},{"dropping-particle":"","family":"Cicero","given":"Arrigo F.G.","non-dropping-particle":"","parse-names":false,"suffix":""},{"dropping-particle":"","family":"Avramovska","given":"Maja","non-dropping-particle":"","parse-names":false,"suffix":""},{"dropping-particle":"","family":"Avramovski","given":"Petar","non-dropping-particle":"","parse-names":false,"suffix":""},{"dropping-particle":"","family":"Baek","given":"Hyun Jae","non-dropping-particle":"","parse-names":false,"suffix":""},{"dropping-particle":"","family":"Bäck","given":"Magnus","non-dropping-particle":"","parse-names":false,"suffix":""},{"dropping-particle":"","family":"Bailey","given":"Kent","non-dropping-particle":"","parse-names":false,"suffix":""},{"dropping-particle":"","family":"Baldo","given":"Marcelo P.","non-dropping-particle":"","parse-names":false,"suffix":""},{"dropping-particle":"","family":"Batista","given":"Rosângela F.L.","non-dropping-particle":"","parse-names":false,"suffix":""},{"dropping-particle":"","family":"Benetos","given":"Athanasios","non-dropping-particle":"","parse-names":false,"suffix":""},{"dropping-particle":"","family":"Benjamin","given":"Emelia J.","non-dropping-particle":"","parse-names":false,"suffix":""},{"dropping-particle":"","family":"Bia","given":"Daniel","non-dropping-particle":"","parse-names":false,"suffix":""},{"dropping-particle":"","family":"Borghi","given":"Claudio","non-dropping-particle":"","parse-names":false,"suffix":""},{"dropping-particle":"Le","family":"Roux","given":"Shani Botha","non-dropping-particle":"","parse-names":false,"suffix":""},{"dropping-particle":"","family":"Breet","given":"Yolandi","non-dropping-particle":"","parse-names":false,"suffix":""},{"dropping-particle":"","family":"Burgner","given":"David","non-dropping-particle":"","parse-names":false,"suffix":""},{"dropping-particle":"","family":"Cardoso","given":"Viviane C.","non-dropping-particle":"","parse-names":false,"suffix":""},{"dropping-particle":"","family":"Cecelja","given":"Marina","non-dropping-particle":"","parse-names":false,"suffix":""},{"dropping-particle":"","family":"Ceponiene","given":"Indre","non-dropping-particle":"","parse-names":false,"suffix":""},{"dropping-particle":"","family":"Chen","given":"Chen Huan","non-dropping-particle":"","parse-names":false,"suffix":""},{"dropping-particle":"","family":"Cheung","given":"Michael","non-dropping-particle":"","parse-names":false,"suffix":""},{"dropping-particle":"","family":"Cheng","given":"Hao min","non-dropping-particle":"","parse-names":false,"suffix":""},{"dropping-particle":"","family":"Cho","given":"Jaegeol","non-dropping-particle":"","parse-names":false,"suffix":""},{"dropping-particle":"","family":"Chowienczyk","given":"Phil","non-dropping-particle":"","parse-names":false,"suffix":""},{"dropping-particle":"","family":"Coelho","given":"Eduardo B.","non-dropping-particle":"","parse-names":false,"suffix":""},{"dropping-particle":"","family":"Cseprekal","given":"Orsolya","non-dropping-particle":"","parse-names":false,"suffix":""},{"dropping-particle":"Da","family":"Silva","given":"Amilcar BT","non-dropping-particle":"","parse-names":false,"suffix":""},{"dropping-particle":"","family":"Dallaire","given":"Frédéric","non-dropping-particle":"","parse-names":false,"suffix":""},{"dropping-particle":"","family":"Cunha","given":"Roberto De Sá","non-dropping-particle":"","parse-names":false,"suffix":""},{"dropping-particle":"","family":"Diaz","given":"Alejandro","non-dropping-particle":"","parse-names":false,"suffix":""},{"dropping-particle":"","family":"Ferreira","given":"Albano V.L.","non-dropping-particle":"","parse-names":false,"suffix":""},{"dropping-particle":"","family":"Ferrières","given":"Jean","non-dropping-particle":"","parse-names":false,"suffix":""},{"dropping-particle":"","family":"Furuta","given":"Yoshihiko","non-dropping-particle":"","parse-names":false,"suffix":""},{"dropping-particle":"","family":"Gómez-Marcos","given":"Manuel A.","non-dropping-particle":"","parse-names":false,"suffix":""},{"dropping-particle":"","family":"Gómez-Sánchez","given":"Leticia","non-dropping-particle":"","parse-names":false,"suffix":""},{"dropping-particle":"","family":"Halcox","given":"Julian","non-dropping-particle":"","parse-names":false,"suffix":""},{"dropping-particle":"","family":"Hanis","given":"Craig","non-dropping-particle":"","parse-names":false,"suffix":""},{"dropping-particle":"","family":"Herzig","given":"Karl Heinz","non-dropping-particle":"","parse-names":false,"suffix":""},{"dropping-particle":"","family":"Jaeggi","given":"Edgar","non-dropping-particle":"","parse-names":false,"suffix":""},{"dropping-particle":"","family":"Kavousi","given":"Maryam","non-dropping-particle":"","parse-names":false,"suffix":""},{"dropping-particle":"","family":"Kiechl-Kohlendorfer","given":"Ursula","non-dropping-particle":"","parse-names":false,"suffix":""},{"dropping-particle":"","family":"Kim","given":"Hack Lyoung","non-dropping-particle":"","parse-names":false,"suffix":""},{"dropping-particle":"","family":"Kim","given":"Mi Kyung","non-dropping-particle":"","parse-names":false,"suffix":""},{"dropping-particle":"","family":"Kim","given":"Yu Mi","non-dropping-particle":"","parse-names":false,"suffix":""},{"dropping-particle":"","family":"Kis","given":"Eva","non-dropping-particle":"","parse-names":false,"suffix":""},{"dropping-particle":"","family":"Knoflach","given":"Michael","non-dropping-particle":"","parse-names":false,"suffix":""},{"dropping-particle":"","family":"Kotsis","given":"Vasilios","non-dropping-particle":"","parse-names":false,"suffix":""},{"dropping-particle":"","family":"Koyama","given":"Teruhide","non-dropping-particle":"","parse-names":false,"suffix":""},{"dropping-particle":"","family":"Kozakova","given":"Michaela","non-dropping-particle":"","parse-names":false,"suffix":""},{"dropping-particle":"","family":"Kruger","given":"Ruan","non-dropping-particle":"","parse-names":false,"suffix":""},{"dropping-particle":"","family":"Kullo","given":"Iftikhar J.","non-dropping-particle":"","parse-names":false,"suffix":""},{"dropping-particle":"","family":"Kweon","given":"Sun Seog","non-dropping-particle":"","parse-names":false,"suffix":""},{"dropping-particle":"","family":"Lambrinoudaki","given":"Irene","non-dropping-particle":"","parse-names":false,"suffix":""},{"dropping-particle":"","family":"Liu","given":"Chang","non-dropping-particle":"","parse-names":false,"suffix":""},{"dropping-particle":"","family":"Loeffler","given":"Markus","non-dropping-particle":"","parse-names":false,"suffix":""},{"dropping-particle":"","family":"Logan","given":"Jeongok G.","non-dropping-particle":"","parse-names":false,"suffix":""},{"dropping-particle":"","family":"Maddock","given":"Jane","non-dropping-particle":"","parse-names":false,"suffix":""},{"dropping-particle":"","family":"Magalhães","given":"Pedro","non-dropping-particle":"","parse-names":false,"suffix":""},{"dropping-particle":"","family":"Maldonado","given":"João","non-dropping-particle":"","parse-names":false,"suffix":""},{"dropping-particle":"","family":"Mattace-Raso","given":"Francesco U.S.","non-dropping-particle":"","parse-names":false,"suffix":""},{"dropping-particle":"","family":"Messner","given":"Alex","non-dropping-particle":"","parse-names":false,"suffix":""},{"dropping-particle":"","family":"Meyer","given":"Michelle L.","non-dropping-particle":"","parse-names":false,"suffix":""},{"dropping-particle":"","family":"Mi","given":"Jie","non-dropping-particle":"","parse-names":false,"suffix":""},{"dropping-particle":"","family":"Mill","given":"José Geraldo","non-dropping-particle":"","parse-names":false,"suffix":""},{"dropping-particle":"","family":"Mitchell","given":"Gary F.","non-dropping-particle":"","parse-names":false,"suffix":""},{"dropping-particle":"","family":"Mu","given":"Jian Jun","non-dropping-particle":"","parse-names":false,"suffix":""},{"dropping-particle":"","family":"Muhammad","given":"Iram F.","non-dropping-particle":"","parse-names":false,"suffix":""},{"dropping-particle":"","family":"Nairz","given":"Johannes","non-dropping-particle":"","parse-names":false,"suffix":""},{"dropping-particle":"","family":"Nakagomi","given":"Atsushi","non-dropping-particle":"","parse-names":false,"suffix":""},{"dropping-particle":"","family":"Nakamura","given":"Mieko","non-dropping-particle":"","parse-names":false,"suffix":""},{"dropping-particle":"","family":"Nilson","given":"Peter M.","non-dropping-particle":"","parse-names":false,"suffix":""},{"dropping-particle":"","family":"Ninomiya","given":"Toshiharu","non-dropping-particle":"","parse-names":false,"suffix":""},{"dropping-particle":"","family":"Palombo","given":"Carlo","non-dropping-particle":"","parse-names":false,"suffix":""},{"dropping-particle":"","family":"Pereira","given":"Alexandre C.","non-dropping-particle":"","parse-names":false,"suffix":""},{"dropping-particle":"","family":"Pereira","given":"Telmo","non-dropping-particle":"","parse-names":false,"suffix":""},{"dropping-particle":"","family":"Capingana","given":"Daniel P.","non-dropping-particle":"","parse-names":false,"suffix":""},{"dropping-particle":"","family":"Poon","given":"Anna K.","non-dropping-particle":"","parse-names":false,"suffix":""},{"dropping-particle":"","family":"Probst-Hensch","given":"Nicole","non-dropping-particle":"","parse-names":false,"suffix":""},{"dropping-particle":"","family":"Quyyumi","given":"Arshed A.","non-dropping-particle":"","parse-names":false,"suffix":""},{"dropping-particle":"","family":"Reusz","given":"George S.","non-dropping-particle":"","parse-names":false,"suffix":""},{"dropping-particle":"","family":"Rhee","given":"Moo Yong","non-dropping-particle":"","parse-names":false,"suffix":""},{"dropping-particle":"","family":"Ribeiro","given":"Cecilia C.C.","non-dropping-particle":"","parse-names":false,"suffix":""},{"dropping-particle":"","family":"Rietzschel","given":"Ernst","non-dropping-particle":"","parse-names":false,"suffix":""},{"dropping-particle":"","family":"Rocha","given":"Paulo R.H.","non-dropping-particle":"","parse-names":false,"suffix":""},{"dropping-particle":"","family":"Rodilla","given":"Enrique","non-dropping-particle":"","parse-names":false,"suffix":""},{"dropping-particle":"","family":"Rojek","given":"Marta","non-dropping-particle":"","parse-names":false,"suffix":""},{"dropping-particle":"","family":"Ruidavets","given":"Jean Bernard","non-dropping-particle":"","parse-names":false,"suffix":""},{"dropping-particle":"","family":"Rutten","given":"Joost H.W.","non-dropping-particle":"","parse-names":false,"suffix":""},{"dropping-particle":"","family":"Saijo","given":"Yasuaki","non-dropping-particle":"","parse-names":false,"suffix":""},{"dropping-particle":"","family":"Salvi","given":"Paolo","non-dropping-particle":"","parse-names":false,"suffix":""},{"dropping-particle":"","family":"Schmidt-Trucksäss","given":"Arno","non-dropping-particle":"","parse-names":false,"suffix":""},{"dropping-particle":"","family":"Scholz","given":"Markus","non-dropping-particle":"","parse-names":false,"suffix":""},{"dropping-particle":"","family":"Shin","given":"Min Ho","non-dropping-particle":"","parse-names":false,"suffix":""},{"dropping-particle":"","family":"Segers","given":"Patrick","non-dropping-particle":"","parse-names":false,"suffix":""},{"dropping-particle":"","family":"Stamatelopoulos","given":"Kimon","non-dropping-particle":"","parse-names":false,"suffix":""},{"dropping-particle":"","family":"Strazhesko","given":"Irina D.","non-dropping-particle":"","parse-names":false,"suffix":""},{"dropping-particle":"","family":"Sugiura","given":"Minoru","non-dropping-particle":"","parse-names":false,"suffix":""},{"dropping-particle":"","family":"Tkacheva","given":"Olga N.","non-dropping-particle":"","parse-names":false,"suffix":""},{"dropping-particle":"","family":"Tomiyama","given":"Hirofumi","non-dropping-particle":"","parse-names":false,"suffix":""},{"dropping-particle":"","family":"Urbina","given":"Elaine M.","non-dropping-particle":"","parse-names":false,"suffix":""},{"dropping-particle":"","family":"Munckhof","given":"Inge C.L.","non-dropping-particle":"van den","parse-names":false,"suffix":""},{"dropping-particle":"","family":"Vasan","given":"Ramachandran S.","non-dropping-particle":"","parse-names":false,"suffix":""},{"dropping-particle":"","family":"Wake","given":"Melissa A.","non-dropping-particle":"","parse-names":false,"suffix":""},{"dropping-particle":"","family":"Wannamethee","given":"Goya","non-dropping-particle":"","parse-names":false,"suffix":""},{"dropping-particle":"","family":"Wong","given":"Andrew","non-dropping-particle":"","parse-names":false,"suffix":""},{"dropping-particle":"","family":"Yamashina","given":"Akira","non-dropping-particle":"","parse-names":false,"suffix":""},{"dropping-particle":"","family":"Yan","given":"Yinkun","non-dropping-particle":"","parse-names":false,"suffix":""},{"dropping-particle":"","family":"Zaniqueli","given":"Divanei","non-dropping-particle":"","parse-names":false,"suffix":""},{"dropping-particle":"","family":"Zhu","given":"Fang","non-dropping-particle":"","parse-names":false,"suffix":""},{"dropping-particle":"","family":"Zócalo","given":"Yanina","non-dropping-particle":"","parse-names":false,"suffix":""}],"container-title":"eBioMedicine","id":"ITEM-1","issued":{"date-parts":[["2023"]]},"page":"1-15","title":"Global distributions of age- and sex-related arterial stiffness: systematic review and meta-analysis of 167 studies with 509,743 participants","type":"article-journal","volume":"92"},"uris":["http://www.mendeley.com/documents/?uuid=6e067537-fd6c-4303-87e3-cf29cbd2aa33"]}],"mendeley":{"formattedCitation":"[33]","plainTextFormattedCitation":"[33]","previouslyFormattedCitation":"[33]"},"properties":{"noteIndex":0},"schema":"https://github.com/citation-style-language/schema/raw/master/csl-citation.json"}</w:instrText>
      </w:r>
      <w:r w:rsidR="00562EFA">
        <w:rPr>
          <w:sz w:val="24"/>
          <w:szCs w:val="24"/>
        </w:rPr>
        <w:fldChar w:fldCharType="separate"/>
      </w:r>
      <w:r w:rsidR="00380B8C" w:rsidRPr="00380B8C">
        <w:rPr>
          <w:noProof/>
          <w:sz w:val="24"/>
          <w:szCs w:val="24"/>
        </w:rPr>
        <w:t>[33]</w:t>
      </w:r>
      <w:r w:rsidR="00562EFA">
        <w:rPr>
          <w:sz w:val="24"/>
          <w:szCs w:val="24"/>
        </w:rPr>
        <w:fldChar w:fldCharType="end"/>
      </w:r>
      <w:r w:rsidRPr="00A023A3">
        <w:rPr>
          <w:sz w:val="24"/>
          <w:szCs w:val="24"/>
        </w:rPr>
        <w:t xml:space="preserve">. PWV also </w:t>
      </w:r>
      <w:r w:rsidRPr="00127276">
        <w:rPr>
          <w:sz w:val="24"/>
          <w:szCs w:val="24"/>
        </w:rPr>
        <w:t>increase</w:t>
      </w:r>
      <w:r w:rsidR="0062431E">
        <w:rPr>
          <w:sz w:val="24"/>
          <w:szCs w:val="24"/>
        </w:rPr>
        <w:t>d</w:t>
      </w:r>
      <w:r w:rsidRPr="00127276">
        <w:rPr>
          <w:sz w:val="24"/>
          <w:szCs w:val="24"/>
        </w:rPr>
        <w:t xml:space="preserve"> with age</w:t>
      </w:r>
      <w:r w:rsidR="00EA1DC1">
        <w:rPr>
          <w:sz w:val="24"/>
          <w:szCs w:val="24"/>
        </w:rPr>
        <w:t xml:space="preserve">; similar findings have </w:t>
      </w:r>
      <w:r w:rsidR="00BD3964" w:rsidRPr="00127276">
        <w:rPr>
          <w:sz w:val="24"/>
          <w:szCs w:val="24"/>
        </w:rPr>
        <w:t xml:space="preserve">been widely reported </w:t>
      </w:r>
      <w:r w:rsidR="00EA1DC1">
        <w:rPr>
          <w:sz w:val="24"/>
          <w:szCs w:val="24"/>
        </w:rPr>
        <w:t xml:space="preserve">previously </w:t>
      </w:r>
      <w:r w:rsidR="00EA1DC1" w:rsidRPr="00127276">
        <w:rPr>
          <w:sz w:val="24"/>
          <w:szCs w:val="24"/>
        </w:rPr>
        <w:t xml:space="preserve">(e.g. </w:t>
      </w:r>
      <w:r w:rsidR="00EA1DC1" w:rsidRPr="00127276">
        <w:rPr>
          <w:sz w:val="24"/>
          <w:szCs w:val="24"/>
        </w:rPr>
        <w:fldChar w:fldCharType="begin" w:fldLock="1"/>
      </w:r>
      <w:r w:rsidR="00B2088F">
        <w:rPr>
          <w:sz w:val="24"/>
          <w:szCs w:val="24"/>
        </w:rPr>
        <w:instrText>ADDIN CSL_CITATION {"citationItems":[{"id":"ITEM-1","itemData":{"DOI":"10.1038/sj.jhh.1002120","ISSN":"09509240","PMID":"17136108","abstract":"Blood pressure (BP) is one of the most important contributing factors to pulse wave velocity (PWV), a classic measure of arterial stiffness. Although there have been many non-invasive studies to show the relation between arterial stiffness and BP, the results are controversial. The aim of this study is to evaluate the role of BP as an influencing factor on PWV using invasive method. We observed 174 normotensive and untreated hypertensive subjects using coronary angiography. Arterial stiffness was assessed through aorto-femoral PWV by foot-to-foot velocity method using fluid-filled system. And BP was measured by pressure wave at the right common femoral artery. From univariate analysis, age, diabetes mellitus (DM), hypertension, waist, waist-to-hip ratio, total cholesterol-to-high-density lipoprotein cholesterol ratio, systolic BP (SBP), pulse pressure (PP) and mean arterial pressure (MAP) showed significant association with PWV. To avoid multiple colinearity among SBP, PP and MAP, we performed multiple regression analysis predicting PWV thrice. Age, DM and each BP were significantly and consistently correlated to PWV. In the first and third modules, compared to age, SBP and MAP were less strong predictors, respectively. However, PP was the stronger predictor than age and DM in the second module. Lastly, we simultaneously forced MAP and PP with other variables in the fourth multivariate analysis. Age, DM and PP remained significantly correlated with PWV, but the significance of MAP was lost. This is the first invasive study to suggest that PP has the strongest correlation with PWV among a variety of BP parameters.","author":[{"dropping-particle":"","family":"Kim","given":"E. J.","non-dropping-particle":"","parse-names":false,"suffix":""},{"dropping-particle":"","family":"Park","given":"C. G.","non-dropping-particle":"","parse-names":false,"suffix":""},{"dropping-particle":"","family":"Park","given":"J. S.","non-dropping-particle":"","parse-names":false,"suffix":""},{"dropping-particle":"","family":"Suh","given":"S. Y.","non-dropping-particle":"","parse-names":false,"suffix":""},{"dropping-particle":"","family":"Choi","given":"C. U.","non-dropping-particle":"","parse-names":false,"suffix":""},{"dropping-particle":"","family":"Kim","given":"J. W.","non-dropping-particle":"","parse-names":false,"suffix":""},{"dropping-particle":"","family":"Kim","given":"S. H.","non-dropping-particle":"","parse-names":false,"suffix":""},{"dropping-particle":"","family":"Lim","given":"H. E.","non-dropping-particle":"","parse-names":false,"suffix":""},{"dropping-particle":"","family":"Rha","given":"S. W.","non-dropping-particle":"","parse-names":false,"suffix":""},{"dropping-particle":"","family":"Seo","given":"H. S.","non-dropping-particle":"","parse-names":false,"suffix":""},{"dropping-particle":"","family":"Oh","given":"D. J.","non-dropping-particle":"","parse-names":false,"suffix":""}],"container-title":"Journal of Human Hypertension","id":"ITEM-1","issue":"2","issued":{"date-parts":[["2007"]]},"page":"141-148","title":"Relationship between blood pressure parameters and pulse wave velocity in normotensive and hypertensive subjects: Invasive study","type":"article-journal","volume":"21"},"uris":["http://www.mendeley.com/documents/?uuid=47976890-22c3-46f1-836e-e4ef2da89b5e"]},{"id":"ITEM-2","itemData":{"DOI":"10.1161/HYPERTENSIONAHA.116.08749","ISSN":"15244563","PMID":"28674039","abstract":"The predictive value of aortic arch pulse wave velocity (PWV) assessed by magnetic resonance imaging for cardiovascular disease (CVD) events has not been fully established. The aim of the present study was to evaluate the association of arch PWV with incident CVD events in MESA (Multi-Ethnic Study of Atherosclerosis). Aortic arch PWV was measured using magnetic resonance imaging at baseline in 3527 MESA participants (mean age, 62±10 years at baseline; 47% men) free of overt CVD. Cox regression was used to evaluate the risk of incident CVD (coronary heart disease, stroke, transient ischemic attack, or heart failure) in relation to arch PWV adjusted for age, sex, race, and CVD risk factors. The median value of arch PWV was 7.4 m/s (interquartile range, 5.6-10.2). There was significant interaction between arch PWV and age for outcomes, so analysis was stratified by age categories (45-54 and &gt;54 years). There were 456 CVD events during the 10-year follow-up. Forty-five to 54-year-old participants had significant association of arch PWV with incident CVD independent of CVD risk factors (hazard ratio, 1.44; 95% confidence interval, 1.07-1.95; P=0.018; per 1-SD increase for logarithmically transformed PWV), whereas &gt;54-year group did not (P=0.93). Aortic arch PWV assessed by magnetic resonance imaging is a significant predictor of CVD events among middle-aged (45-54 years old) individuals, whereas arch PWV is not associated with CVD among an elderly in a large multiethnic population.","author":[{"dropping-particle":"","family":"Ohyama","given":"Yoshiaki","non-dropping-particle":"","parse-names":false,"suffix":""},{"dropping-particle":"","family":"Ambale-Venkatesh","given":"Bharath","non-dropping-particle":"","parse-names":false,"suffix":""},{"dropping-particle":"","family":"Noda","given":"Chikara","non-dropping-particle":"","parse-names":false,"suffix":""},{"dropping-particle":"","family":"Kim","given":"Jang Young","non-dropping-particle":"","parse-names":false,"suffix":""},{"dropping-particle":"","family":"Tanami","given":"Yutaka","non-dropping-particle":"","parse-names":false,"suffix":""},{"dropping-particle":"","family":"Teixido-Tura","given":"Gisela","non-dropping-particle":"","parse-names":false,"suffix":""},{"dropping-particle":"","family":"Chugh","given":"Atul R.","non-dropping-particle":"","parse-names":false,"suffix":""},{"dropping-particle":"","family":"Redheuil","given":"Alban","non-dropping-particle":"","parse-names":false,"suffix":""},{"dropping-particle":"","family":"Liu","given":"Chia Ying","non-dropping-particle":"","parse-names":false,"suffix":""},{"dropping-particle":"","family":"Wu","given":"Colin O.","non-dropping-particle":"","parse-names":false,"suffix":""},{"dropping-particle":"","family":"Hundley","given":"W. Gregory","non-dropping-particle":"","parse-names":false,"suffix":""},{"dropping-particle":"","family":"Bluemke","given":"David A.","non-dropping-particle":"","parse-names":false,"suffix":""},{"dropping-particle":"","family":"Guallar","given":"Eliseo","non-dropping-particle":"","parse-names":false,"suffix":""},{"dropping-particle":"","family":"Lima","given":"Joao A.C.","non-dropping-particle":"","parse-names":false,"suffix":""}],"container-title":"Hypertension","id":"ITEM-2","issue":"3","issued":{"date-parts":[["2017"]]},"page":"524-530","title":"Aortic Arch Pulse Wave Velocity Assessed by Magnetic Resonance Imaging as a Predictor of Incident Cardiovascular Events: The MESA (Multi-Ethnic Study of Atherosclerosis)","type":"article-journal","volume":"70"},"uris":["http://www.mendeley.com/documents/?uuid=0b38fac5-17c9-4a8d-8585-dd9f4e648052"]},{"id":"ITEM-3","itemData":{"DOI":"10.1007/BF01940417","ISSN":"00144754","PMID":"3494629","abstract":"Measurements of pulse wave velocity (PWV) carried out systematically in the same 60 healthy individuals over 20 years confirmed that average PWV progressively increases with age, and more rapidly after age 45. The PWV increase mainly results from the decreased extensibility of the thoracic aorta in the aortic-popliteat arterial system. This longitudinal study showed that PWVs of most individuals do not closely follow the average cross-sectional trend, but vary considerably in type. Therefore, PWV by itself is hardly a close correlate of an individual's physiological age or life expectancy. Individuals with a constantly high PWV or a late abrupt increase are exceptional; a possible relation to an increased mean arterial pressure and decreased arterial extensibility as in hypertonia is mentioned. © 1987 Birkhäuser Verlag.","author":[{"dropping-particle":"","family":"Monnier","given":"M.","non-dropping-particle":"","parse-names":false,"suffix":""}],"container-title":"Experientia","id":"ITEM-3","issue":"4","issued":{"date-parts":[["1987"]]},"page":"378-381","title":"Changes in pulse wave velocity with age in man: a longitudinal series over 20 years","type":"article-journal","volume":"43"},"uris":["http://www.mendeley.com/documents/?uuid=fdeddc7e-eb81-4196-9b58-930cc2f280bc"]}],"mendeley":{"formattedCitation":"[1,34,35]","plainTextFormattedCitation":"[1,34,35]","previouslyFormattedCitation":"[1,34,35]"},"properties":{"noteIndex":0},"schema":"https://github.com/citation-style-language/schema/raw/master/csl-citation.json"}</w:instrText>
      </w:r>
      <w:r w:rsidR="00EA1DC1" w:rsidRPr="00127276">
        <w:rPr>
          <w:sz w:val="24"/>
          <w:szCs w:val="24"/>
        </w:rPr>
        <w:fldChar w:fldCharType="separate"/>
      </w:r>
      <w:r w:rsidR="00380B8C" w:rsidRPr="00380B8C">
        <w:rPr>
          <w:noProof/>
          <w:sz w:val="24"/>
          <w:szCs w:val="24"/>
        </w:rPr>
        <w:t>[1,34,35]</w:t>
      </w:r>
      <w:r w:rsidR="00EA1DC1" w:rsidRPr="00127276">
        <w:rPr>
          <w:sz w:val="24"/>
          <w:szCs w:val="24"/>
        </w:rPr>
        <w:fldChar w:fldCharType="end"/>
      </w:r>
      <w:r w:rsidR="00EA1DC1" w:rsidRPr="00127276">
        <w:rPr>
          <w:sz w:val="24"/>
          <w:szCs w:val="24"/>
        </w:rPr>
        <w:t xml:space="preserve">) </w:t>
      </w:r>
      <w:r w:rsidRPr="00127276">
        <w:rPr>
          <w:sz w:val="24"/>
          <w:szCs w:val="24"/>
        </w:rPr>
        <w:t xml:space="preserve">and reflect </w:t>
      </w:r>
      <w:r w:rsidR="0006013C">
        <w:rPr>
          <w:sz w:val="24"/>
          <w:szCs w:val="24"/>
        </w:rPr>
        <w:t>increasing</w:t>
      </w:r>
      <w:r w:rsidR="0006013C" w:rsidRPr="00127276">
        <w:rPr>
          <w:sz w:val="24"/>
          <w:szCs w:val="24"/>
        </w:rPr>
        <w:t xml:space="preserve"> </w:t>
      </w:r>
      <w:r w:rsidR="00EA1DC1">
        <w:rPr>
          <w:sz w:val="24"/>
          <w:szCs w:val="24"/>
        </w:rPr>
        <w:t xml:space="preserve">aortic </w:t>
      </w:r>
      <w:r w:rsidR="0006013C">
        <w:rPr>
          <w:sz w:val="24"/>
          <w:szCs w:val="24"/>
        </w:rPr>
        <w:t>stiffness</w:t>
      </w:r>
      <w:r w:rsidR="0006013C" w:rsidRPr="00127276">
        <w:rPr>
          <w:sz w:val="24"/>
          <w:szCs w:val="24"/>
        </w:rPr>
        <w:t xml:space="preserve"> </w:t>
      </w:r>
      <w:r w:rsidRPr="00127276">
        <w:rPr>
          <w:sz w:val="24"/>
          <w:szCs w:val="24"/>
        </w:rPr>
        <w:t>with age</w:t>
      </w:r>
      <w:r w:rsidR="00EA1DC1">
        <w:rPr>
          <w:sz w:val="24"/>
          <w:szCs w:val="24"/>
        </w:rPr>
        <w:t>.</w:t>
      </w:r>
      <w:r w:rsidRPr="00127276">
        <w:rPr>
          <w:sz w:val="24"/>
          <w:szCs w:val="24"/>
        </w:rPr>
        <w:t xml:space="preserve"> Finally, PWV positively correlated with </w:t>
      </w:r>
      <w:r w:rsidR="00C76215">
        <w:rPr>
          <w:sz w:val="24"/>
          <w:szCs w:val="24"/>
        </w:rPr>
        <w:t>SBP</w:t>
      </w:r>
      <w:r w:rsidRPr="00127276">
        <w:rPr>
          <w:sz w:val="24"/>
          <w:szCs w:val="24"/>
        </w:rPr>
        <w:t xml:space="preserve"> in keeping with previous studies </w:t>
      </w:r>
      <w:r w:rsidRPr="00127276">
        <w:rPr>
          <w:sz w:val="24"/>
          <w:szCs w:val="24"/>
        </w:rPr>
        <w:fldChar w:fldCharType="begin" w:fldLock="1"/>
      </w:r>
      <w:r w:rsidR="00B2088F">
        <w:rPr>
          <w:sz w:val="24"/>
          <w:szCs w:val="24"/>
        </w:rPr>
        <w:instrText>ADDIN CSL_CITATION {"citationItems":[{"id":"ITEM-1","itemData":{"DOI":"10.1590/1677-5449.200245","ISSN":"16777301","abstract":"Background: Cardiovascular events are seen more frequently after the age of 60 and they are a significant cause of morbidity and mortality. Arterial stiffness is a property that can be expressed by pulse wave velocity and this value is assumed to be a predictor of cardiovascular events. Patients with chronic kidney disease and dysregulated blood sugar have increased atherosclerosis and arterial stiffness, but the relationship between physiological levels of Hba1c and arterial stiffness is less clear in chronic kidney disease patients without diabetes mellitus. Objectives: Here, we aimed to investigate the degree of arterial stiffness among non-diabetic, non-dialysis dependent chronic kidney disease patients with physiological HbA1c levels. Methods: We enrolled 51 patients who were followed up at Ege University Hospital Nephrology Department between February and June 2015. Non-diabetic, non-dialysis dependent chronic kidney disease patients were included in the study. Blood pressure and pulse wave velocity were measured with an applanation tonometry device (Sphygmocor Vx Software Atcor Medical, Australia). Correlations between pulse wave velocity and the aforementioned parameters were investigated (see below). Results: We detected a significant correlation between pulse wave velocity and systolic blood pressure (p=0.0001) and Hba1c (p=0.044) separately. There was an inverse correlation with creatinine clearance (p=0.04). We also detected a significant correlation with serum phosphorus level (p=0.0077) and furosemide use (p=0.014). No correlations were found among the other parameters. Conclusions: Arterial stiffness is an important predictor of cardiovascular events and measuring it is an inexpensive method for estimating morbidity and mortality. Our study supports the importance of measuring arterial stiffness and of controlling blood glucose levels, even at physiological Hba1c values, especially for chronic kidney disease patients.","author":[{"dropping-particle":"","family":"Turgutkaya","given":"Atakan","non-dropping-particle":"","parse-names":false,"suffix":""},{"dropping-particle":"","family":"Aşçı","given":"Gülay","non-dropping-particle":"","parse-names":false,"suffix":""}],"container-title":"Jornal Vascular Brasileiro","id":"ITEM-1","issued":{"date-parts":[["2021"]]},"page":"2-7","title":"The association between hba1c and arterial stiffness among non-diabetic patients with chronic kidney disease","type":"article-journal","volume":"20"},"uris":["http://www.mendeley.com/documents/?uuid=ec67c44e-59ac-4958-bed6-bd6a62f48fc9"]},{"id":"ITEM-2","itemData":{"DOI":"10.1038/sj.jhh.1002120","ISSN":"09509240","PMID":"17136108","abstract":"Blood pressure (BP) is one of the most important contributing factors to pulse wave velocity (PWV), a classic measure of arterial stiffness. Although there have been many non-invasive studies to show the relation between arterial stiffness and BP, the results are controversial. The aim of this study is to evaluate the role of BP as an influencing factor on PWV using invasive method. We observed 174 normotensive and untreated hypertensive subjects using coronary angiography. Arterial stiffness was assessed through aorto-femoral PWV by foot-to-foot velocity method using fluid-filled system. And BP was measured by pressure wave at the right common femoral artery. From univariate analysis, age, diabetes mellitus (DM), hypertension, waist, waist-to-hip ratio, total cholesterol-to-high-density lipoprotein cholesterol ratio, systolic BP (SBP), pulse pressure (PP) and mean arterial pressure (MAP) showed significant association with PWV. To avoid multiple colinearity among SBP, PP and MAP, we performed multiple regression analysis predicting PWV thrice. Age, DM and each BP were significantly and consistently correlated to PWV. In the first and third modules, compared to age, SBP and MAP were less strong predictors, respectively. However, PP was the stronger predictor than age and DM in the second module. Lastly, we simultaneously forced MAP and PP with other variables in the fourth multivariate analysis. Age, DM and PP remained significantly correlated with PWV, but the significance of MAP was lost. This is the first invasive study to suggest that PP has the strongest correlation with PWV among a variety of BP parameters.","author":[{"dropping-particle":"","family":"Kim","given":"E. J.","non-dropping-particle":"","parse-names":false,"suffix":""},{"dropping-particle":"","family":"Park","given":"C. G.","non-dropping-particle":"","parse-names":false,"suffix":""},{"dropping-particle":"","family":"Park","given":"J. S.","non-dropping-particle":"","parse-names":false,"suffix":""},{"dropping-particle":"","family":"Suh","given":"S. Y.","non-dropping-particle":"","parse-names":false,"suffix":""},{"dropping-particle":"","family":"Choi","given":"C. U.","non-dropping-particle":"","parse-names":false,"suffix":""},{"dropping-particle":"","family":"Kim","given":"J. W.","non-dropping-particle":"","parse-names":false,"suffix":""},{"dropping-particle":"","family":"Kim","given":"S. H.","non-dropping-particle":"","parse-names":false,"suffix":""},{"dropping-particle":"","family":"Lim","given":"H. E.","non-dropping-particle":"","parse-names":false,"suffix":""},{"dropping-particle":"","family":"Rha","given":"S. W.","non-dropping-particle":"","parse-names":false,"suffix":""},{"dropping-particle":"","family":"Seo","given":"H. S.","non-dropping-particle":"","parse-names":false,"suffix":""},{"dropping-particle":"","family":"Oh","given":"D. J.","non-dropping-particle":"","parse-names":false,"suffix":""}],"container-title":"Journal of Human Hypertension","id":"ITEM-2","issue":"2","issued":{"date-parts":[["2007"]]},"page":"141-148","title":"Relationship between blood pressure parameters and pulse wave velocity in normotensive and hypertensive subjects: Invasive study","type":"article-journal","volume":"21"},"uris":["http://www.mendeley.com/documents/?uuid=47976890-22c3-46f1-836e-e4ef2da89b5e"]}],"mendeley":{"formattedCitation":"[34,36]","plainTextFormattedCitation":"[34,36]","previouslyFormattedCitation":"[34,36]"},"properties":{"noteIndex":0},"schema":"https://github.com/citation-style-language/schema/raw/master/csl-citation.json"}</w:instrText>
      </w:r>
      <w:r w:rsidRPr="00127276">
        <w:rPr>
          <w:sz w:val="24"/>
          <w:szCs w:val="24"/>
        </w:rPr>
        <w:fldChar w:fldCharType="separate"/>
      </w:r>
      <w:r w:rsidR="00380B8C" w:rsidRPr="00380B8C">
        <w:rPr>
          <w:noProof/>
          <w:sz w:val="24"/>
          <w:szCs w:val="24"/>
        </w:rPr>
        <w:t>[34,36]</w:t>
      </w:r>
      <w:r w:rsidRPr="00127276">
        <w:rPr>
          <w:sz w:val="24"/>
          <w:szCs w:val="24"/>
        </w:rPr>
        <w:fldChar w:fldCharType="end"/>
      </w:r>
      <w:r w:rsidR="007611F6" w:rsidRPr="00127276">
        <w:rPr>
          <w:sz w:val="24"/>
          <w:szCs w:val="24"/>
        </w:rPr>
        <w:t>.</w:t>
      </w:r>
      <w:r w:rsidR="00EA1DC1">
        <w:rPr>
          <w:sz w:val="24"/>
          <w:szCs w:val="24"/>
        </w:rPr>
        <w:t xml:space="preserve"> </w:t>
      </w:r>
      <w:r w:rsidR="00A62E30">
        <w:rPr>
          <w:sz w:val="24"/>
          <w:szCs w:val="24"/>
        </w:rPr>
        <w:t>Our ability to replicate these previously observed correlations provide some reassurance about the vali</w:t>
      </w:r>
      <w:r w:rsidR="00764BD6">
        <w:rPr>
          <w:sz w:val="24"/>
          <w:szCs w:val="24"/>
        </w:rPr>
        <w:t xml:space="preserve">dity and utility of our method. </w:t>
      </w:r>
    </w:p>
    <w:p w14:paraId="14E74B0A" w14:textId="410B92D4" w:rsidR="00D25118" w:rsidRDefault="00D25118">
      <w:pPr>
        <w:rPr>
          <w:sz w:val="24"/>
          <w:szCs w:val="24"/>
        </w:rPr>
      </w:pPr>
    </w:p>
    <w:p w14:paraId="2B10A579" w14:textId="3049E23D" w:rsidR="0075103E" w:rsidRPr="00FB5994" w:rsidRDefault="00764BD6" w:rsidP="00D25118">
      <w:pPr>
        <w:rPr>
          <w:sz w:val="24"/>
          <w:szCs w:val="24"/>
          <w:lang w:eastAsia="en-US"/>
        </w:rPr>
      </w:pPr>
      <w:r>
        <w:rPr>
          <w:sz w:val="24"/>
          <w:szCs w:val="24"/>
          <w:lang w:eastAsia="en-US"/>
        </w:rPr>
        <w:t>I</w:t>
      </w:r>
      <w:r w:rsidR="0006013C">
        <w:rPr>
          <w:sz w:val="24"/>
          <w:szCs w:val="24"/>
          <w:lang w:eastAsia="en-US"/>
        </w:rPr>
        <w:t xml:space="preserve">t should be possible </w:t>
      </w:r>
      <w:r w:rsidR="0075103E" w:rsidRPr="002807E3">
        <w:rPr>
          <w:sz w:val="24"/>
          <w:szCs w:val="24"/>
          <w:lang w:eastAsia="en-US"/>
        </w:rPr>
        <w:t xml:space="preserve">to </w:t>
      </w:r>
      <w:r w:rsidR="0006013C">
        <w:rPr>
          <w:sz w:val="24"/>
          <w:szCs w:val="24"/>
          <w:lang w:eastAsia="en-US"/>
        </w:rPr>
        <w:t xml:space="preserve">easily </w:t>
      </w:r>
      <w:r w:rsidR="0075103E" w:rsidRPr="002807E3">
        <w:rPr>
          <w:sz w:val="24"/>
          <w:szCs w:val="24"/>
          <w:lang w:eastAsia="en-US"/>
        </w:rPr>
        <w:t>apply th</w:t>
      </w:r>
      <w:r w:rsidR="0006013C">
        <w:rPr>
          <w:sz w:val="24"/>
          <w:szCs w:val="24"/>
          <w:lang w:eastAsia="en-US"/>
        </w:rPr>
        <w:t>is</w:t>
      </w:r>
      <w:r w:rsidR="0075103E" w:rsidRPr="002807E3">
        <w:rPr>
          <w:sz w:val="24"/>
          <w:szCs w:val="24"/>
          <w:lang w:eastAsia="en-US"/>
        </w:rPr>
        <w:t xml:space="preserve"> method to the </w:t>
      </w:r>
      <w:r w:rsidR="00C34B1C" w:rsidRPr="002807E3">
        <w:rPr>
          <w:sz w:val="24"/>
          <w:szCs w:val="24"/>
          <w:lang w:eastAsia="en-US"/>
        </w:rPr>
        <w:t xml:space="preserve">entire </w:t>
      </w:r>
      <w:r w:rsidR="0075103E" w:rsidRPr="002807E3">
        <w:rPr>
          <w:sz w:val="24"/>
          <w:szCs w:val="24"/>
          <w:lang w:eastAsia="en-US"/>
        </w:rPr>
        <w:t>imaging sub</w:t>
      </w:r>
      <w:r w:rsidR="00E253E7">
        <w:rPr>
          <w:sz w:val="24"/>
          <w:szCs w:val="24"/>
          <w:lang w:eastAsia="en-US"/>
        </w:rPr>
        <w:t>-</w:t>
      </w:r>
      <w:r w:rsidR="0075103E" w:rsidRPr="002807E3">
        <w:rPr>
          <w:sz w:val="24"/>
          <w:szCs w:val="24"/>
          <w:lang w:eastAsia="en-US"/>
        </w:rPr>
        <w:t>study of the UK Biobank</w:t>
      </w:r>
      <w:r w:rsidR="008B601A" w:rsidRPr="002807E3">
        <w:rPr>
          <w:sz w:val="24"/>
          <w:szCs w:val="24"/>
          <w:lang w:eastAsia="en-US"/>
        </w:rPr>
        <w:t xml:space="preserve"> </w:t>
      </w:r>
      <w:r w:rsidR="008049C6" w:rsidRPr="002807E3">
        <w:rPr>
          <w:sz w:val="24"/>
          <w:szCs w:val="24"/>
          <w:lang w:eastAsia="en-US"/>
        </w:rPr>
        <w:t xml:space="preserve">of 100,000 </w:t>
      </w:r>
      <w:r w:rsidR="008B601A" w:rsidRPr="002807E3">
        <w:rPr>
          <w:sz w:val="24"/>
          <w:szCs w:val="24"/>
          <w:lang w:eastAsia="en-US"/>
        </w:rPr>
        <w:t>subjects</w:t>
      </w:r>
      <w:r w:rsidR="008049C6" w:rsidRPr="002807E3">
        <w:rPr>
          <w:sz w:val="24"/>
          <w:szCs w:val="24"/>
          <w:lang w:eastAsia="en-US"/>
        </w:rPr>
        <w:t xml:space="preserve"> with </w:t>
      </w:r>
      <w:r w:rsidR="00DB25F7" w:rsidRPr="002807E3">
        <w:rPr>
          <w:sz w:val="24"/>
          <w:szCs w:val="24"/>
          <w:lang w:eastAsia="en-US"/>
        </w:rPr>
        <w:t>60,000 repeat scans</w:t>
      </w:r>
      <w:r w:rsidR="0075103E" w:rsidRPr="002807E3">
        <w:rPr>
          <w:sz w:val="24"/>
          <w:szCs w:val="24"/>
          <w:lang w:eastAsia="en-US"/>
        </w:rPr>
        <w:t>.</w:t>
      </w:r>
      <w:r w:rsidR="008B601A" w:rsidRPr="00FB5994">
        <w:rPr>
          <w:sz w:val="24"/>
          <w:szCs w:val="24"/>
          <w:lang w:eastAsia="en-US"/>
        </w:rPr>
        <w:t xml:space="preserve"> </w:t>
      </w:r>
      <w:r w:rsidR="0006013C">
        <w:rPr>
          <w:sz w:val="24"/>
          <w:szCs w:val="24"/>
          <w:lang w:eastAsia="en-US"/>
        </w:rPr>
        <w:t xml:space="preserve">This would allow </w:t>
      </w:r>
      <w:r w:rsidR="008B601A" w:rsidRPr="00FB5994">
        <w:rPr>
          <w:sz w:val="24"/>
          <w:szCs w:val="24"/>
          <w:lang w:eastAsia="en-US"/>
        </w:rPr>
        <w:t>investigat</w:t>
      </w:r>
      <w:r w:rsidR="0006013C">
        <w:rPr>
          <w:sz w:val="24"/>
          <w:szCs w:val="24"/>
          <w:lang w:eastAsia="en-US"/>
        </w:rPr>
        <w:t>ion of</w:t>
      </w:r>
      <w:r w:rsidR="008B601A" w:rsidRPr="00FB5994">
        <w:rPr>
          <w:sz w:val="24"/>
          <w:szCs w:val="24"/>
          <w:lang w:eastAsia="en-US"/>
        </w:rPr>
        <w:t xml:space="preserve"> more </w:t>
      </w:r>
      <w:r w:rsidR="0075103E" w:rsidRPr="00FB5994">
        <w:rPr>
          <w:sz w:val="24"/>
          <w:szCs w:val="24"/>
          <w:lang w:eastAsia="en-US"/>
        </w:rPr>
        <w:t xml:space="preserve">clinical </w:t>
      </w:r>
      <w:r w:rsidR="008B601A" w:rsidRPr="00FB5994">
        <w:rPr>
          <w:sz w:val="24"/>
          <w:szCs w:val="24"/>
          <w:lang w:eastAsia="en-US"/>
        </w:rPr>
        <w:t xml:space="preserve">correlates </w:t>
      </w:r>
      <w:r w:rsidR="0006013C">
        <w:rPr>
          <w:sz w:val="24"/>
          <w:szCs w:val="24"/>
          <w:lang w:eastAsia="en-US"/>
        </w:rPr>
        <w:t xml:space="preserve">with aortic stiffness, </w:t>
      </w:r>
      <w:r w:rsidR="0075103E" w:rsidRPr="00FB5994">
        <w:rPr>
          <w:sz w:val="24"/>
          <w:szCs w:val="24"/>
          <w:lang w:eastAsia="en-US"/>
        </w:rPr>
        <w:t xml:space="preserve">as well as </w:t>
      </w:r>
      <w:r w:rsidR="00FB5994" w:rsidRPr="00FB5994">
        <w:rPr>
          <w:sz w:val="24"/>
          <w:szCs w:val="24"/>
          <w:lang w:eastAsia="en-US"/>
        </w:rPr>
        <w:t>genome-wide</w:t>
      </w:r>
      <w:r w:rsidR="00FB5994">
        <w:rPr>
          <w:sz w:val="24"/>
          <w:szCs w:val="24"/>
          <w:lang w:eastAsia="en-US"/>
        </w:rPr>
        <w:t xml:space="preserve"> </w:t>
      </w:r>
      <w:r w:rsidR="008B601A" w:rsidRPr="00FB5994">
        <w:rPr>
          <w:sz w:val="24"/>
          <w:szCs w:val="24"/>
          <w:lang w:eastAsia="en-US"/>
        </w:rPr>
        <w:t>association studies</w:t>
      </w:r>
      <w:r w:rsidR="0075103E" w:rsidRPr="00FB5994">
        <w:rPr>
          <w:sz w:val="24"/>
          <w:szCs w:val="24"/>
          <w:lang w:eastAsia="en-US"/>
        </w:rPr>
        <w:t>.</w:t>
      </w:r>
      <w:r w:rsidR="008B601A" w:rsidRPr="00FB5994">
        <w:rPr>
          <w:sz w:val="24"/>
          <w:szCs w:val="24"/>
          <w:lang w:eastAsia="en-US"/>
        </w:rPr>
        <w:t xml:space="preserve"> </w:t>
      </w:r>
      <w:r w:rsidR="00B607B9" w:rsidRPr="00FB5994">
        <w:rPr>
          <w:sz w:val="24"/>
          <w:szCs w:val="24"/>
          <w:lang w:eastAsia="en-US"/>
        </w:rPr>
        <w:t xml:space="preserve">Access to such a large dataset could also allow us to establish normative reference ranges, which could be conditioned </w:t>
      </w:r>
      <w:r w:rsidR="005C50A5" w:rsidRPr="00FB5994">
        <w:rPr>
          <w:sz w:val="24"/>
          <w:szCs w:val="24"/>
          <w:lang w:eastAsia="en-US"/>
        </w:rPr>
        <w:t xml:space="preserve">to clinical </w:t>
      </w:r>
      <w:r w:rsidR="00ED573E">
        <w:rPr>
          <w:sz w:val="24"/>
          <w:szCs w:val="24"/>
          <w:lang w:eastAsia="en-US"/>
        </w:rPr>
        <w:t>co</w:t>
      </w:r>
      <w:r w:rsidR="00586B86">
        <w:rPr>
          <w:sz w:val="24"/>
          <w:szCs w:val="24"/>
          <w:lang w:eastAsia="en-US"/>
        </w:rPr>
        <w:t>variates</w:t>
      </w:r>
      <w:r w:rsidR="005C50A5" w:rsidRPr="00FB5994">
        <w:rPr>
          <w:sz w:val="24"/>
          <w:szCs w:val="24"/>
          <w:lang w:eastAsia="en-US"/>
        </w:rPr>
        <w:t>, such as age</w:t>
      </w:r>
      <w:r w:rsidR="00186D50">
        <w:rPr>
          <w:sz w:val="24"/>
          <w:szCs w:val="24"/>
          <w:lang w:eastAsia="en-US"/>
        </w:rPr>
        <w:t xml:space="preserve"> or sex, </w:t>
      </w:r>
      <w:commentRangeStart w:id="20"/>
      <w:r w:rsidR="00F00E3F">
        <w:rPr>
          <w:sz w:val="24"/>
          <w:szCs w:val="24"/>
          <w:lang w:eastAsia="en-US"/>
        </w:rPr>
        <w:t xml:space="preserve">undertake observational epidemiological analyses, </w:t>
      </w:r>
      <w:r w:rsidR="0046538E">
        <w:rPr>
          <w:sz w:val="24"/>
          <w:szCs w:val="24"/>
          <w:lang w:eastAsia="en-US"/>
        </w:rPr>
        <w:t>or characterize genome-wide associations with PWV</w:t>
      </w:r>
      <w:r w:rsidR="00F00E3F">
        <w:rPr>
          <w:sz w:val="24"/>
          <w:szCs w:val="24"/>
          <w:lang w:eastAsia="en-US"/>
        </w:rPr>
        <w:t xml:space="preserve"> and perform Mendelian randomization studies</w:t>
      </w:r>
      <w:r w:rsidR="00E275EA">
        <w:rPr>
          <w:sz w:val="24"/>
          <w:szCs w:val="24"/>
          <w:lang w:eastAsia="en-US"/>
        </w:rPr>
        <w:t xml:space="preserve"> to study causality</w:t>
      </w:r>
      <w:r w:rsidR="00F308C9">
        <w:rPr>
          <w:sz w:val="24"/>
          <w:szCs w:val="24"/>
          <w:lang w:eastAsia="en-US"/>
        </w:rPr>
        <w:fldChar w:fldCharType="begin" w:fldLock="1"/>
      </w:r>
      <w:r w:rsidR="00F308C9">
        <w:rPr>
          <w:sz w:val="24"/>
          <w:szCs w:val="24"/>
          <w:lang w:eastAsia="en-US"/>
        </w:rPr>
        <w:instrText>ADDIN CSL_CITATION {"citationItems":[{"id":"ITEM-1","itemData":{"DOI":"https://doi.org/10.1161/circ.150.suppl_1.4141107","author":[{"dropping-particle":"","family":"Nikhil Paliwal, Albert Henry, Chris Finan, Rhodri Davies, Alun Hughes, Bryan Williams, Anders Malarstig","given":"Tom Lumbers and Aaron Hingorani","non-dropping-particle":"","parse-names":false,"suffix":""}],"container-title":"Circulation","id":"ITEM-1","issue":"Suppl_1","issued":{"date-parts":[["2024"]]},"page":"1.4141107","title":"Genome-wide association study of aortic stiffness derived from deep learning in CMR images of 45,789 individuals identifies loci linked with cell-matrix structure","type":"article-journal","volume":"150"},"uris":["http://www.mendeley.com/documents/?uuid=ebbd4a2e-a5df-418a-8d9e-7d5041fd155c"]}],"mendeley":{"formattedCitation":"[37]","plainTextFormattedCitation":"[37]","previouslyFormattedCitation":"[37]"},"properties":{"noteIndex":0},"schema":"https://github.com/citation-style-language/schema/raw/master/csl-citation.json"}</w:instrText>
      </w:r>
      <w:r w:rsidR="00F308C9">
        <w:rPr>
          <w:sz w:val="24"/>
          <w:szCs w:val="24"/>
          <w:lang w:eastAsia="en-US"/>
        </w:rPr>
        <w:fldChar w:fldCharType="separate"/>
      </w:r>
      <w:r w:rsidR="00F308C9" w:rsidRPr="00F308C9">
        <w:rPr>
          <w:noProof/>
          <w:sz w:val="24"/>
          <w:szCs w:val="24"/>
          <w:lang w:eastAsia="en-US"/>
        </w:rPr>
        <w:t>[37]</w:t>
      </w:r>
      <w:r w:rsidR="00F308C9">
        <w:rPr>
          <w:sz w:val="24"/>
          <w:szCs w:val="24"/>
          <w:lang w:eastAsia="en-US"/>
        </w:rPr>
        <w:fldChar w:fldCharType="end"/>
      </w:r>
      <w:r w:rsidR="00A8337F">
        <w:rPr>
          <w:sz w:val="24"/>
          <w:szCs w:val="24"/>
          <w:lang w:eastAsia="en-US"/>
        </w:rPr>
        <w:t xml:space="preserve"> and identify potential therapeutic drug targets</w:t>
      </w:r>
      <w:r w:rsidR="00F308C9">
        <w:rPr>
          <w:sz w:val="24"/>
          <w:szCs w:val="24"/>
          <w:lang w:eastAsia="en-US"/>
        </w:rPr>
        <w:fldChar w:fldCharType="begin" w:fldLock="1"/>
      </w:r>
      <w:r w:rsidR="00C56DCC">
        <w:rPr>
          <w:sz w:val="24"/>
          <w:szCs w:val="24"/>
          <w:lang w:eastAsia="en-US"/>
        </w:rPr>
        <w:instrText>ADDIN CSL_CITATION {"citationItems":[{"id":"ITEM-1","itemData":{"DOI":"10.1038/s41467-020-16969-0","ISSN":"20411723","PMID":"32591531","abstract":"Mendelian randomisation (MR) analysis is an important tool to elucidate the causal relevance of environmental and biological risk factors for disease. However, causal inference is undermined if genetic variants used to instrument a risk factor also influence alternative disease-pathways (horizontal pleiotropy). Here we report how the ‘no horizontal pleiotropy assumption’ is strengthened when proteins are the risk factors of interest. Proteins are typically the proximal effectors of biological processes encoded in the genome. Moreover, proteins are the targets of most medicines, so MR studies of drug targets are becoming a fundamental tool in drug development. To enable such studies, we introduce a mathematical framework that contrasts MR analysis of proteins with that of risk factors located more distally in the causal chain from gene to disease. We illustrate key model decisions and introduce an analytical framework for maximising power and evaluating the robustness of analyses.","author":[{"dropping-particle":"","family":"Schmidt","given":"Amand F.","non-dropping-particle":"","parse-names":false,"suffix":""},{"dropping-particle":"","family":"Finan","given":"Chris","non-dropping-particle":"","parse-names":false,"suffix":""},{"dropping-particle":"","family":"Gordillo-Marañón","given":"Maria","non-dropping-particle":"","parse-names":false,"suffix":""},{"dropping-particle":"","family":"Asselbergs","given":"Folkert W.","non-dropping-particle":"","parse-names":false,"suffix":""},{"dropping-particle":"","family":"Freitag","given":"Daniel F.","non-dropping-particle":"","parse-names":false,"suffix":""},{"dropping-particle":"","family":"Patel","given":"Riyaz S.","non-dropping-particle":"","parse-names":false,"suffix":""},{"dropping-particle":"","family":"Tyl","given":"Benoît","non-dropping-particle":"","parse-names":false,"suffix":""},{"dropping-particle":"","family":"Chopade","given":"Sandesh","non-dropping-particle":"","parse-names":false,"suffix":""},{"dropping-particle":"","family":"Faraway","given":"Rupert","non-dropping-particle":"","parse-names":false,"suffix":""},{"dropping-particle":"","family":"Zwierzyna","given":"Magdalena","non-dropping-particle":"","parse-names":false,"suffix":""},{"dropping-particle":"","family":"Hingorani","given":"Aroon D.","non-dropping-particle":"","parse-names":false,"suffix":""}],"container-title":"Nature Communications","id":"ITEM-1","issue":"1","issued":{"date-parts":[["2020"]]},"publisher":"Springer US","title":"Genetic drug target validation using Mendelian randomisation","type":"article-journal","volume":"11"},"uris":["http://www.mendeley.com/documents/?uuid=d0df3f7a-2052-4c16-a185-06a49317dc7d"]}],"mendeley":{"formattedCitation":"[38]","plainTextFormattedCitation":"[38]","previouslyFormattedCitation":"[38]"},"properties":{"noteIndex":0},"schema":"https://github.com/citation-style-language/schema/raw/master/csl-citation.json"}</w:instrText>
      </w:r>
      <w:r w:rsidR="00F308C9">
        <w:rPr>
          <w:sz w:val="24"/>
          <w:szCs w:val="24"/>
          <w:lang w:eastAsia="en-US"/>
        </w:rPr>
        <w:fldChar w:fldCharType="separate"/>
      </w:r>
      <w:r w:rsidR="00F308C9" w:rsidRPr="00F308C9">
        <w:rPr>
          <w:noProof/>
          <w:sz w:val="24"/>
          <w:szCs w:val="24"/>
          <w:lang w:eastAsia="en-US"/>
        </w:rPr>
        <w:t>[38]</w:t>
      </w:r>
      <w:r w:rsidR="00F308C9">
        <w:rPr>
          <w:sz w:val="24"/>
          <w:szCs w:val="24"/>
          <w:lang w:eastAsia="en-US"/>
        </w:rPr>
        <w:fldChar w:fldCharType="end"/>
      </w:r>
      <w:r w:rsidR="005C50A5" w:rsidRPr="00FB5994">
        <w:rPr>
          <w:sz w:val="24"/>
          <w:szCs w:val="24"/>
          <w:lang w:eastAsia="en-US"/>
        </w:rPr>
        <w:t>.</w:t>
      </w:r>
      <w:commentRangeEnd w:id="20"/>
      <w:r w:rsidR="004753F7">
        <w:rPr>
          <w:rStyle w:val="CommentReference"/>
        </w:rPr>
        <w:commentReference w:id="20"/>
      </w:r>
    </w:p>
    <w:p w14:paraId="6563ABE6" w14:textId="2D2AAA08" w:rsidR="00586B86" w:rsidRDefault="00312CEA" w:rsidP="00683F3D">
      <w:pPr>
        <w:rPr>
          <w:sz w:val="24"/>
          <w:szCs w:val="24"/>
          <w:lang w:eastAsia="en-US"/>
        </w:rPr>
      </w:pPr>
      <w:r w:rsidRPr="00FB5994">
        <w:rPr>
          <w:sz w:val="24"/>
          <w:szCs w:val="24"/>
          <w:lang w:eastAsia="en-US"/>
        </w:rPr>
        <w:lastRenderedPageBreak/>
        <w:t xml:space="preserve">PWV has </w:t>
      </w:r>
      <w:r w:rsidR="006E0C4A" w:rsidRPr="00FB5994">
        <w:rPr>
          <w:sz w:val="24"/>
          <w:szCs w:val="24"/>
          <w:lang w:eastAsia="en-US"/>
        </w:rPr>
        <w:t xml:space="preserve">proven utility for prognostication </w:t>
      </w:r>
      <w:r w:rsidR="008D272A">
        <w:rPr>
          <w:sz w:val="24"/>
          <w:szCs w:val="24"/>
          <w:lang w:eastAsia="en-US"/>
        </w:rPr>
        <w:fldChar w:fldCharType="begin" w:fldLock="1"/>
      </w:r>
      <w:r w:rsidR="00C56DCC">
        <w:rPr>
          <w:sz w:val="24"/>
          <w:szCs w:val="24"/>
          <w:lang w:eastAsia="en-US"/>
        </w:rPr>
        <w:instrText>ADDIN CSL_CITATION {"citationItems":[{"id":"ITEM-1","itemData":{"DOI":"10.36660/ijcs.20190068","ISSN":"23595647","abstract":"Background: Arterial stiffness (AS) is recognized as an important and independent risk factor for cardiovascular diseases (CVD). Objective: This study was aimed at identifying the main determinants of AS in the elderly. Design and Methods: This was an observational, cross-sectional study of elderly participants. Blood pressure (BP) and parameters of arterial function were measured using a validated device. Clinical and demographic data, global cardiovascular risk, health-related quality of life, dietary profile and cognition data were evaluated. Blood samples were collected for biochemical profiling of the participants. Handgrip strength test was performed. Student’s t-test and the χ2 or Fisher exact tests were used for between-group comparisons as adequate. Correlational analysis was performed with the Pearson correlation coefficients and linear regression analysis. A two-tailed p &lt; 0.05 was considered significant. Results: Fifty-four participants (81.8 ± 8.8 years; 65-94 years) were included in the study. Central BP was 132.7 ± 23.7 mmHg and 51.5 ± 15.7 mmHg, respectively, for aortic systolic and pulse pressures. Mean pulse wave velocity (PWV) was 12.9 ± 2.1 m/s and augmentation index 30.1 ± 12.9%. The proportion of participants with abnormal AS (increased PWV) was 27.8%. Participants with abnormal AS had higher brachial and central BP, higher BMI and higher abdominal fat. Functionality and nutritional status were worse in participants with abnormal AS. Regression analysis indicated age, brachial and central BP and vascular resistance as main determinants of AS. Conclusions: Abnormal AS is a common finding in the elderly and is highly associated with hypertension, functional decline and impairment of kidney function.","author":[{"dropping-particle":"","family":"Pereira","given":"Telmo","non-dropping-particle":"","parse-names":false,"suffix":""},{"dropping-particle":"","family":"Costa","given":"Tatiana","non-dropping-particle":"","parse-names":false,"suffix":""}],"container-title":"International Journal of Cardiovascular Sciences","id":"ITEM-1","issue":"4","issued":{"date-parts":[["2020"]]},"page":"349-356","title":"Determinants of Arterial Stiffness and Vascular Aging in the Older Adult","type":"article-journal","volume":"33"},"uris":["http://www.mendeley.com/documents/?uuid=463ab24b-f820-4d66-9770-e1631ed51498"]},{"id":"ITEM-2","itemData":{"DOI":"10.1016/j.jacc.2010.12.017","ISSN":"07351097","PMID":"21453829","abstract":"The aorta stiffens with aging, a process that is accelerated by arterial hypertension. Decreased arterial compliance is one of the earliest detectable manifestations of adverse structural and functional changes within the vessel wall. The use of different imaging techniques optimized for assessment of vascular elasticity and quantification of luminal and vessel wall parameters allows for a comprehensive and detailed view of the vascular system. In addition, several studies have also documented the prognostic importance of arterial stiffness (AS) in various populations as an independent predictor of cardiovascular morbidity and all-cause mortality. Measurement of AS by applanation tonometry with pulse-wave velocity has been the gold-standard method and is well-validated in large populations as a strong predictor of adverse cardiovascular outcomes. Because aortic stiffness depends on the prevailing blood pressure, effective antihypertensive treatment is expected to reduce it in proportion to the blood pressure reduction. Nevertheless, drugs lowering blood pressure might differ in their effects on structure and function of the arterial walls. This review paper not only will discuss the current understanding and clinical significance of AS but also will review the effects of various pharmacological and nonpharmacological interventions that can be used to preserve the favorable profile of a more compliant and less stiff aorta. © 2011 American College of Cardiology Foundation.","author":[{"dropping-particle":"","family":"Cavalcante","given":"João L.","non-dropping-particle":"","parse-names":false,"suffix":""},{"dropping-particle":"","family":"Lima","given":"João A.C.","non-dropping-particle":"","parse-names":false,"suffix":""},{"dropping-particle":"","family":"Redheuil","given":"Alban","non-dropping-particle":"","parse-names":false,"suffix":""},{"dropping-particle":"","family":"Al-Mallah","given":"Mouaz H.","non-dropping-particle":"","parse-names":false,"suffix":""}],"container-title":"Journal of the American College of Cardiology","id":"ITEM-2","issue":"14","issued":{"date-parts":[["2011"]]},"page":"1511-1522","publisher":"Elsevier Inc.","title":"Aortic stiffness: Current understanding and future directions","type":"article-journal","volume":"57"},"uris":["http://www.mendeley.com/documents/?uuid=840d75de-a905-423d-954e-49186d14647b"]}],"mendeley":{"formattedCitation":"[2,39]","plainTextFormattedCitation":"[2,39]","previouslyFormattedCitation":"[2,39]"},"properties":{"noteIndex":0},"schema":"https://github.com/citation-style-language/schema/raw/master/csl-citation.json"}</w:instrText>
      </w:r>
      <w:r w:rsidR="008D272A">
        <w:rPr>
          <w:sz w:val="24"/>
          <w:szCs w:val="24"/>
          <w:lang w:eastAsia="en-US"/>
        </w:rPr>
        <w:fldChar w:fldCharType="separate"/>
      </w:r>
      <w:r w:rsidR="00F308C9" w:rsidRPr="00F308C9">
        <w:rPr>
          <w:noProof/>
          <w:sz w:val="24"/>
          <w:szCs w:val="24"/>
          <w:lang w:eastAsia="en-US"/>
        </w:rPr>
        <w:t>[2,39]</w:t>
      </w:r>
      <w:r w:rsidR="008D272A">
        <w:rPr>
          <w:sz w:val="24"/>
          <w:szCs w:val="24"/>
          <w:lang w:eastAsia="en-US"/>
        </w:rPr>
        <w:fldChar w:fldCharType="end"/>
      </w:r>
      <w:r w:rsidR="006E0C4A" w:rsidRPr="00FB5994">
        <w:rPr>
          <w:sz w:val="24"/>
          <w:szCs w:val="24"/>
          <w:lang w:eastAsia="en-US"/>
        </w:rPr>
        <w:t xml:space="preserve"> and for </w:t>
      </w:r>
      <w:r w:rsidR="00441D86" w:rsidRPr="00FB5994">
        <w:rPr>
          <w:sz w:val="24"/>
          <w:szCs w:val="24"/>
          <w:lang w:eastAsia="en-US"/>
        </w:rPr>
        <w:t xml:space="preserve">identifying early disease </w:t>
      </w:r>
      <w:r w:rsidR="008D272A">
        <w:rPr>
          <w:sz w:val="24"/>
          <w:szCs w:val="24"/>
          <w:lang w:eastAsia="en-US"/>
        </w:rPr>
        <w:fldChar w:fldCharType="begin" w:fldLock="1"/>
      </w:r>
      <w:r w:rsidR="00C56DCC">
        <w:rPr>
          <w:sz w:val="24"/>
          <w:szCs w:val="24"/>
          <w:lang w:eastAsia="en-US"/>
        </w:rPr>
        <w:instrText>ADDIN CSL_CITATION {"citationItems":[{"id":"ITEM-1","itemData":{"DOI":"10.3978/j.issn.2223-3652.2014.03.04","ISSN":"2223-3652","PMID":"24834415","abstract":"Atherosclerosis is the leading cause of cardiovascular disease (CVD) in the Western world. In the early development of atherosclerosis, vessel walls remodel outwardly such that the vessel luminal diameter is minimally affected by early plaque development. Only in the late stages of the disease does the vessel lumen begin to narrow-leading to stenoses. As a result, angiographic techniques are not useful for diagnosing early atherosclerosis. Given the absence of stenoses in the early stages of atherosclerosis, CVD remains subclinical for decades. Thus, methods of diagnosing atherosclerosis early in the disease process are needed so that affected patients can receive the necessary interventions to prevent further disease progression. Pulse wave velocity (PWV) is a biomarker directly related to vessel stiffness that has the potential to provide information on early atherosclerotic disease burden. A number of clinical methods are available for evaluating global PWV, including applanation tonometry and ultrasound. However, these methods only provide a gross global measurement of PWV-from the carotid to femoral arteries-and may mitigate regional stiffness within the vasculature. Additionally, the distance measurements used in the PWV calculation with these methods can be highly inaccurate. Faster and more robust magnetic resonance imaging (MRI) sequences have facilitated increased interest in MRI-based PWV measurements. This review provides an overview of the state-of-the-art in MRI-based PWV measurements. In addition, both gold standard and clinical standard methods of computing PWV are discussed.","author":[{"dropping-particle":"","family":"Wentland","given":"Andrew L","non-dropping-particle":"","parse-names":false,"suffix":""},{"dropping-particle":"","family":"Grist","given":"Thomas M","non-dropping-particle":"","parse-names":false,"suffix":""},{"dropping-particle":"","family":"Wieben","given":"Oliver","non-dropping-particle":"","parse-names":false,"suffix":""}],"container-title":"Cardiovascular diagnosis and therapy","id":"ITEM-1","issue":"2","issued":{"date-parts":[["2014"]]},"page":"193-206","title":"Review of MRI-based measurements of pulse wave velocity: a biomarker of arterial stiffness.","type":"article-journal","volume":"4"},"uris":["http://www.mendeley.com/documents/?uuid=f54d085a-6d3c-4edb-a536-200af147837f"]},{"id":"ITEM-2","itemData":{"DOI":"10.1161/HYPERTENSIONAHA.116.08749","ISSN":"15244563","PMID":"28674039","abstract":"The predictive value of aortic arch pulse wave velocity (PWV) assessed by magnetic resonance imaging for cardiovascular disease (CVD) events has not been fully established. The aim of the present study was to evaluate the association of arch PWV with incident CVD events in MESA (Multi-Ethnic Study of Atherosclerosis). Aortic arch PWV was measured using magnetic resonance imaging at baseline in 3527 MESA participants (mean age, 62±10 years at baseline; 47% men) free of overt CVD. Cox regression was used to evaluate the risk of incident CVD (coronary heart disease, stroke, transient ischemic attack, or heart failure) in relation to arch PWV adjusted for age, sex, race, and CVD risk factors. The median value of arch PWV was 7.4 m/s (interquartile range, 5.6-10.2). There was significant interaction between arch PWV and age for outcomes, so analysis was stratified by age categories (45-54 and &gt;54 years). There were 456 CVD events during the 10-year follow-up. Forty-five to 54-year-old participants had significant association of arch PWV with incident CVD independent of CVD risk factors (hazard ratio, 1.44; 95% confidence interval, 1.07-1.95; P=0.018; per 1-SD increase for logarithmically transformed PWV), whereas &gt;54-year group did not (P=0.93). Aortic arch PWV assessed by magnetic resonance imaging is a significant predictor of CVD events among middle-aged (45-54 years old) individuals, whereas arch PWV is not associated with CVD among an elderly in a large multiethnic population.","author":[{"dropping-particle":"","family":"Ohyama","given":"Yoshiaki","non-dropping-particle":"","parse-names":false,"suffix":""},{"dropping-particle":"","family":"Ambale-Venkatesh","given":"Bharath","non-dropping-particle":"","parse-names":false,"suffix":""},{"dropping-particle":"","family":"Noda","given":"Chikara","non-dropping-particle":"","parse-names":false,"suffix":""},{"dropping-particle":"","family":"Kim","given":"Jang Young","non-dropping-particle":"","parse-names":false,"suffix":""},{"dropping-particle":"","family":"Tanami","given":"Yutaka","non-dropping-particle":"","parse-names":false,"suffix":""},{"dropping-particle":"","family":"Teixido-Tura","given":"Gisela","non-dropping-particle":"","parse-names":false,"suffix":""},{"dropping-particle":"","family":"Chugh","given":"Atul R.","non-dropping-particle":"","parse-names":false,"suffix":""},{"dropping-particle":"","family":"Redheuil","given":"Alban","non-dropping-particle":"","parse-names":false,"suffix":""},{"dropping-particle":"","family":"Liu","given":"Chia Ying","non-dropping-particle":"","parse-names":false,"suffix":""},{"dropping-particle":"","family":"Wu","given":"Colin O.","non-dropping-particle":"","parse-names":false,"suffix":""},{"dropping-particle":"","family":"Hundley","given":"W. Gregory","non-dropping-particle":"","parse-names":false,"suffix":""},{"dropping-particle":"","family":"Bluemke","given":"David A.","non-dropping-particle":"","parse-names":false,"suffix":""},{"dropping-particle":"","family":"Guallar","given":"Eliseo","non-dropping-particle":"","parse-names":false,"suffix":""},{"dropping-particle":"","family":"Lima","given":"Joao A.C.","non-dropping-particle":"","parse-names":false,"suffix":""}],"container-title":"Hypertension","id":"ITEM-2","issue":"3","issued":{"date-parts":[["2017"]]},"page":"524-530","title":"Aortic Arch Pulse Wave Velocity Assessed by Magnetic Resonance Imaging as a Predictor of Incident Cardiovascular Events: The MESA (Multi-Ethnic Study of Atherosclerosis)","type":"article-journal","volume":"70"},"uris":["http://www.mendeley.com/documents/?uuid=0b38fac5-17c9-4a8d-8585-dd9f4e648052"]},{"id":"ITEM-3","itemData":{"DOI":"10.1016/j.jacc.2007.10.065","ISSN":"07351097","PMID":"18387440","abstract":"Objectives: This study sought to evaluate whether pulse wave velocity (PWV), a noninvasive index of arterial stiffness, is a predictor of the longitudinal changes in systolic blood pressure (SBP) and of incident hypertension. Background: Although arterial stiffness is believed to underlie, in part, the age-associated changes in SBP, particularly at older ages, few longitudinal studies in humans have examined the relationship between arterial stiffness and blood pressure. Methods: Pulse wave velocity was measured at baseline in 449 normotensive or untreated hypertensive volunteers (age 53 ± 17 years). Repeated measurements of blood pressure were performed during an average follow-up of 4.9 ± 2.5 years. Results: After adjusting for covariates including age, body mass index, and mean arterial pressure, linear mixed effects regression models showed that PWV was an independent determinant of the longitudinal increase in SBP (p = 0.003 for the interaction term with time). In a subset of 306 subjects who were normotensive at baseline, hypertension developed in 105 (34%) during a median follow-up of 4.3 years (range 2 to 12 years). By stepwise Cox proportional hazards models, PWV was an independent predictor of incident hypertension (hazard ratio 1.10 per 1 m/s increase in PWV, 95% confidence interval 1.00 to 1.30, p = 0.03) in individuals with a follow-up duration greater than the median. Conclusions: Pulse wave velocity is an independent predictor of the longitudinal increase in SBP and of incident hypertension. This suggests that PWV could help identify normotensive individuals who should be targeted for the implementation of interventions aimed at preventing or delaying the progression of subclinical arterial stiffening and the onset of hypertension. © 2008 American College of Cardiology Foundation.","author":[{"dropping-particle":"","family":"Najjar","given":"Samer S.","non-dropping-particle":"","parse-names":false,"suffix":""},{"dropping-particle":"","family":"Scuteri","given":"Angelo","non-dropping-particle":"","parse-names":false,"suffix":""},{"dropping-particle":"","family":"Shetty","given":"Veena","non-dropping-particle":"","parse-names":false,"suffix":""},{"dropping-particle":"","family":"Wright","given":"Jeanette G.","non-dropping-particle":"","parse-names":false,"suffix":""},{"dropping-particle":"","family":"Muller","given":"Denis C.","non-dropping-particle":"","parse-names":false,"suffix":""},{"dropping-particle":"","family":"Fleg","given":"Jerome L.","non-dropping-particle":"","parse-names":false,"suffix":""},{"dropping-particle":"","family":"Spurgeon","given":"Harold P.","non-dropping-particle":"","parse-names":false,"suffix":""},{"dropping-particle":"","family":"Ferrucci","given":"Luigi","non-dropping-particle":"","parse-names":false,"suffix":""},{"dropping-particle":"","family":"Lakatta","given":"Edward G.","non-dropping-particle":"","parse-names":false,"suffix":""}],"container-title":"Journal of the American College of Cardiology","id":"ITEM-3","issue":"14","issued":{"date-parts":[["2008"]]},"page":"1377-1383","title":"Pulse Wave Velocity Is an Independent Predictor of the Longitudinal Increase in Systolic Blood Pressure and of Incident Hypertension in the Baltimore Longitudinal Study of Aging","type":"article-journal","volume":"51"},"uris":["http://www.mendeley.com/documents/?uuid=4daef6be-f234-4750-98f0-2c4e6423a901"]}],"mendeley":{"formattedCitation":"[1,5,40]","plainTextFormattedCitation":"[1,5,40]","previouslyFormattedCitation":"[1,5,40]"},"properties":{"noteIndex":0},"schema":"https://github.com/citation-style-language/schema/raw/master/csl-citation.json"}</w:instrText>
      </w:r>
      <w:r w:rsidR="008D272A">
        <w:rPr>
          <w:sz w:val="24"/>
          <w:szCs w:val="24"/>
          <w:lang w:eastAsia="en-US"/>
        </w:rPr>
        <w:fldChar w:fldCharType="separate"/>
      </w:r>
      <w:r w:rsidR="00F308C9" w:rsidRPr="00F308C9">
        <w:rPr>
          <w:noProof/>
          <w:sz w:val="24"/>
          <w:szCs w:val="24"/>
          <w:lang w:eastAsia="en-US"/>
        </w:rPr>
        <w:t>[1,5,40]</w:t>
      </w:r>
      <w:r w:rsidR="008D272A">
        <w:rPr>
          <w:sz w:val="24"/>
          <w:szCs w:val="24"/>
          <w:lang w:eastAsia="en-US"/>
        </w:rPr>
        <w:fldChar w:fldCharType="end"/>
      </w:r>
      <w:r w:rsidR="00441D86" w:rsidRPr="00FB5994">
        <w:rPr>
          <w:sz w:val="24"/>
          <w:szCs w:val="24"/>
          <w:lang w:eastAsia="en-US"/>
        </w:rPr>
        <w:t xml:space="preserve"> using </w:t>
      </w:r>
      <w:r w:rsidR="00580F05" w:rsidRPr="00FB5994">
        <w:rPr>
          <w:sz w:val="24"/>
          <w:szCs w:val="24"/>
          <w:lang w:eastAsia="en-US"/>
        </w:rPr>
        <w:t xml:space="preserve">MRI (e.g. </w:t>
      </w:r>
      <w:r w:rsidR="008D272A">
        <w:rPr>
          <w:sz w:val="24"/>
          <w:szCs w:val="24"/>
          <w:lang w:eastAsia="en-US"/>
        </w:rPr>
        <w:fldChar w:fldCharType="begin" w:fldLock="1"/>
      </w:r>
      <w:r w:rsidR="00A10567">
        <w:rPr>
          <w:sz w:val="24"/>
          <w:szCs w:val="24"/>
          <w:lang w:eastAsia="en-US"/>
        </w:rPr>
        <w:instrText>ADDIN CSL_CITATION {"citationItems":[{"id":"ITEM-1","itemData":{"DOI":"10.1161/HYPERTENSIONAHA.116.08749","ISSN":"15244563","PMID":"28674039","abstract":"The predictive value of aortic arch pulse wave velocity (PWV) assessed by magnetic resonance imaging for cardiovascular disease (CVD) events has not been fully established. The aim of the present study was to evaluate the association of arch PWV with incident CVD events in MESA (Multi-Ethnic Study of Atherosclerosis). Aortic arch PWV was measured using magnetic resonance imaging at baseline in 3527 MESA participants (mean age, 62±10 years at baseline; 47% men) free of overt CVD. Cox regression was used to evaluate the risk of incident CVD (coronary heart disease, stroke, transient ischemic attack, or heart failure) in relation to arch PWV adjusted for age, sex, race, and CVD risk factors. The median value of arch PWV was 7.4 m/s (interquartile range, 5.6-10.2). There was significant interaction between arch PWV and age for outcomes, so analysis was stratified by age categories (45-54 and &gt;54 years). There were 456 CVD events during the 10-year follow-up. Forty-five to 54-year-old participants had significant association of arch PWV with incident CVD independent of CVD risk factors (hazard ratio, 1.44; 95% confidence interval, 1.07-1.95; P=0.018; per 1-SD increase for logarithmically transformed PWV), whereas &gt;54-year group did not (P=0.93). Aortic arch PWV assessed by magnetic resonance imaging is a significant predictor of CVD events among middle-aged (45-54 years old) individuals, whereas arch PWV is not associated with CVD among an elderly in a large multiethnic population.","author":[{"dropping-particle":"","family":"Ohyama","given":"Yoshiaki","non-dropping-particle":"","parse-names":false,"suffix":""},{"dropping-particle":"","family":"Ambale-Venkatesh","given":"Bharath","non-dropping-particle":"","parse-names":false,"suffix":""},{"dropping-particle":"","family":"Noda","given":"Chikara","non-dropping-particle":"","parse-names":false,"suffix":""},{"dropping-particle":"","family":"Kim","given":"Jang Young","non-dropping-particle":"","parse-names":false,"suffix":""},{"dropping-particle":"","family":"Tanami","given":"Yutaka","non-dropping-particle":"","parse-names":false,"suffix":""},{"dropping-particle":"","family":"Teixido-Tura","given":"Gisela","non-dropping-particle":"","parse-names":false,"suffix":""},{"dropping-particle":"","family":"Chugh","given":"Atul R.","non-dropping-particle":"","parse-names":false,"suffix":""},{"dropping-particle":"","family":"Redheuil","given":"Alban","non-dropping-particle":"","parse-names":false,"suffix":""},{"dropping-particle":"","family":"Liu","given":"Chia Ying","non-dropping-particle":"","parse-names":false,"suffix":""},{"dropping-particle":"","family":"Wu","given":"Colin O.","non-dropping-particle":"","parse-names":false,"suffix":""},{"dropping-particle":"","family":"Hundley","given":"W. Gregory","non-dropping-particle":"","parse-names":false,"suffix":""},{"dropping-particle":"","family":"Bluemke","given":"David A.","non-dropping-particle":"","parse-names":false,"suffix":""},{"dropping-particle":"","family":"Guallar","given":"Eliseo","non-dropping-particle":"","parse-names":false,"suffix":""},{"dropping-particle":"","family":"Lima","given":"Joao A.C.","non-dropping-particle":"","parse-names":false,"suffix":""}],"container-title":"Hypertension","id":"ITEM-1","issue":"3","issued":{"date-parts":[["2017"]]},"page":"524-530","title":"Aortic Arch Pulse Wave Velocity Assessed by Magnetic Resonance Imaging as a Predictor of Incident Cardiovascular Events: The MESA (Multi-Ethnic Study of Atherosclerosis)","type":"article-journal","volume":"70"},"uris":["http://www.mendeley.com/documents/?uuid=0b38fac5-17c9-4a8d-8585-dd9f4e648052"]},{"id":"ITEM-2","itemData":{"DOI":"10.3978/j.issn.2223-3652.2014.03.04","ISSN":"2223-3652","PMID":"24834415","abstract":"Atherosclerosis is the leading cause of cardiovascular disease (CVD) in the Western world. In the early development of atherosclerosis, vessel walls remodel outwardly such that the vessel luminal diameter is minimally affected by early plaque development. Only in the late stages of the disease does the vessel lumen begin to narrow-leading to stenoses. As a result, angiographic techniques are not useful for diagnosing early atherosclerosis. Given the absence of stenoses in the early stages of atherosclerosis, CVD remains subclinical for decades. Thus, methods of diagnosing atherosclerosis early in the disease process are needed so that affected patients can receive the necessary interventions to prevent further disease progression. Pulse wave velocity (PWV) is a biomarker directly related to vessel stiffness that has the potential to provide information on early atherosclerotic disease burden. A number of clinical methods are available for evaluating global PWV, including applanation tonometry and ultrasound. However, these methods only provide a gross global measurement of PWV-from the carotid to femoral arteries-and may mitigate regional stiffness within the vasculature. Additionally, the distance measurements used in the PWV calculation with these methods can be highly inaccurate. Faster and more robust magnetic resonance imaging (MRI) sequences have facilitated increased interest in MRI-based PWV measurements. This review provides an overview of the state-of-the-art in MRI-based PWV measurements. In addition, both gold standard and clinical standard methods of computing PWV are discussed.","author":[{"dropping-particle":"","family":"Wentland","given":"Andrew L","non-dropping-particle":"","parse-names":false,"suffix":""},{"dropping-particle":"","family":"Grist","given":"Thomas M","non-dropping-particle":"","parse-names":false,"suffix":""},{"dropping-particle":"","family":"Wieben","given":"Oliver","non-dropping-particle":"","parse-names":false,"suffix":""}],"container-title":"Cardiovascular diagnosis and therapy","id":"ITEM-2","issue":"2","issued":{"date-parts":[["2014"]]},"page":"193-206","title":"Review of MRI-based measurements of pulse wave velocity: a biomarker of arterial stiffness.","type":"article-journal","volume":"4"},"uris":["http://www.mendeley.com/documents/?uuid=f54d085a-6d3c-4edb-a536-200af147837f"]}],"mendeley":{"formattedCitation":"[1,5]","plainTextFormattedCitation":"[1,5]","previouslyFormattedCitation":"[1,5]"},"properties":{"noteIndex":0},"schema":"https://github.com/citation-style-language/schema/raw/master/csl-citation.json"}</w:instrText>
      </w:r>
      <w:r w:rsidR="008D272A">
        <w:rPr>
          <w:sz w:val="24"/>
          <w:szCs w:val="24"/>
          <w:lang w:eastAsia="en-US"/>
        </w:rPr>
        <w:fldChar w:fldCharType="separate"/>
      </w:r>
      <w:r w:rsidR="00AB4CF2" w:rsidRPr="00AB4CF2">
        <w:rPr>
          <w:noProof/>
          <w:sz w:val="24"/>
          <w:szCs w:val="24"/>
          <w:lang w:eastAsia="en-US"/>
        </w:rPr>
        <w:t>[1,5]</w:t>
      </w:r>
      <w:r w:rsidR="008D272A">
        <w:rPr>
          <w:sz w:val="24"/>
          <w:szCs w:val="24"/>
          <w:lang w:eastAsia="en-US"/>
        </w:rPr>
        <w:fldChar w:fldCharType="end"/>
      </w:r>
      <w:r w:rsidR="00580F05" w:rsidRPr="00FB5994">
        <w:rPr>
          <w:sz w:val="24"/>
          <w:szCs w:val="24"/>
          <w:lang w:eastAsia="en-US"/>
        </w:rPr>
        <w:t>)</w:t>
      </w:r>
      <w:r w:rsidR="00B51C78">
        <w:rPr>
          <w:sz w:val="24"/>
          <w:szCs w:val="24"/>
          <w:lang w:eastAsia="en-US"/>
        </w:rPr>
        <w:t xml:space="preserve">, </w:t>
      </w:r>
      <w:r w:rsidR="006D237B">
        <w:rPr>
          <w:sz w:val="24"/>
          <w:szCs w:val="24"/>
          <w:lang w:eastAsia="en-US"/>
        </w:rPr>
        <w:t>tonometry</w:t>
      </w:r>
      <w:r w:rsidR="00602A54">
        <w:rPr>
          <w:sz w:val="24"/>
          <w:szCs w:val="24"/>
          <w:lang w:eastAsia="en-US"/>
        </w:rPr>
        <w:fldChar w:fldCharType="begin" w:fldLock="1"/>
      </w:r>
      <w:r w:rsidR="00C56DCC">
        <w:rPr>
          <w:sz w:val="24"/>
          <w:szCs w:val="24"/>
          <w:lang w:eastAsia="en-US"/>
        </w:rPr>
        <w:instrText>ADDIN CSL_CITATION {"citationItems":[{"id":"ITEM-1","itemData":{"DOI":"10.1016/j.jacc.2013.09.063","ISSN":"07351097","PMID":"24239664","abstract":"Objectives The goal of this study was to determine whether aortic pulse wave velocity (aPWV) improves prediction of cardiovascular disease (CVD) events beyond conventional risk factors. Background Several studies have shown that aPWV may be a useful risk factor for predicting CVD, but they have been underpowered to examine whether this is true for different subgroups. Methods We undertook a systematic review and obtained individual participant data from 16 studies. Study-specific associations of aPWV with CVD outcomes were determined using Cox proportional hazard models and random effect models to estimate pooled effects. Results Of 17,635 participants, a total of 1,785 (10%) had a CVD event. The pooled age- and sex-adjusted hazard ratios (HRs) per 1-SD change in loge aPWV were 1.35 (95% confidence interval [CI]: 1.22 to 1.50; p &lt; 0.001) for coronary heart dise</w:instrText>
      </w:r>
      <w:r w:rsidR="00C56DCC">
        <w:rPr>
          <w:rFonts w:hint="eastAsia"/>
          <w:sz w:val="24"/>
          <w:szCs w:val="24"/>
          <w:lang w:eastAsia="en-US"/>
        </w:rPr>
        <w:instrText xml:space="preserve">ase, 1.54 (95% CI: 1.34 to 1.78; p &lt; 0.001) for stroke, and 1.45 (95% CI: 1.30 to 1.61; p &lt; 0.001) for CVD. Associations stratified according to sex, diabetes, and hypertension were similar but decreased with age (1.89, 1.77, 1.36, and 1.23 for age </w:instrText>
      </w:r>
      <w:r w:rsidR="00C56DCC">
        <w:rPr>
          <w:rFonts w:hint="eastAsia"/>
          <w:sz w:val="24"/>
          <w:szCs w:val="24"/>
          <w:lang w:eastAsia="en-US"/>
        </w:rPr>
        <w:instrText>≤</w:instrText>
      </w:r>
      <w:r w:rsidR="00C56DCC">
        <w:rPr>
          <w:rFonts w:hint="eastAsia"/>
          <w:sz w:val="24"/>
          <w:szCs w:val="24"/>
          <w:lang w:eastAsia="en-US"/>
        </w:rPr>
        <w:instrText>50, 5</w:instrText>
      </w:r>
      <w:r w:rsidR="00C56DCC">
        <w:rPr>
          <w:sz w:val="24"/>
          <w:szCs w:val="24"/>
          <w:lang w:eastAsia="en-US"/>
        </w:rPr>
        <w:instrText>1 to 60, 61 to 70, and &gt;70 years, respectively; pinteraction &lt;0.001). After adjusting for conventional risk factors, aPWV remained a predictor of coronary heart disease (HR: 1.23 [95% CI: 1.11 to 1.35]; p &lt; 0.001), stroke (HR: 1.28 [95% CI: 1.16 to 1.42]; p &lt; 0.001), and CVD events (HR: 1.30 [95% CI: 1.18 to 1.43]; p &lt; 0.001). Reclassification indices showed that the addition of aPWV improved risk prediction (13% for 10-year CVD risk for intermediate risk) for some subgroups. Conclusions Consideration of aPWV improves model fit and reclassifies risk for future CVD events in models that include standard risk factors. aPWV may enable better identification of high-risk populations that might benefit from more aggressive CVD risk factor management.","author":[{"dropping-particle":"","family":"Ben-Shlomo","given":"Yoav","non-dropping-particle":"","parse-names":false,"suffix":""},{"dropping-particle":"","family":"Spears","given":"Melissa","non-dropping-particle":"","parse-names":false,"suffix":""},{"dropping-particle":"","family":"Boustred","given":"Chris","non-dropping-particle":"","parse-names":false,"suffix":""},{"dropping-particle":"","family":"May","given":"Margaret","non-dropping-particle":"","parse-names":false,"suffix":""},{"dropping-particle":"","family":"Anderson","given":"Simon G.","non-dropping-particle":"","parse-names":false,"suffix":""},{"dropping-particle":"","family":"Benjamin","given":"Emelia J.","non-dropping-particle":"","parse-names":false,"suffix":""},{"dropping-particle":"","family":"Boutouyrie","given":"Pierre","non-dropping-particle":"","parse-names":false,"suffix":""},{"dropping-particle":"","family":"Cameron","given":"James","non-dropping-particle":"","parse-names":false,"suffix":""},{"dropping-particle":"","family":"Chen","given":"Chen Huan","non-dropping-particle":"","parse-names":false,"suffix":""},{"dropping-particle":"","family":"Cruickshank","given":"J. Kennedy","non-dropping-particle":"","parse-names":false,"suffix":""},{"dropping-particle":"","family":"Hwang","given":"Shih Jen","non-dropping-particle":"","parse-names":false,"suffix":""},{"dropping-particle":"","family":"Lakatta","given":"Edward G.","non-dropping-particle":"","parse-names":false,"suffix":""},{"dropping-particle":"","family":"Laurent","given":"Stephane","non-dropping-particle":"","parse-names":false,"suffix":""},{"dropping-particle":"","family":"Maldonado","given":"João","non-dropping-particle":"","parse-names":false,"suffix":""},{"dropping-particle":"","family":"Mitchell","given":"Gary F.","non-dropping-particle":"","parse-names":false,"suffix":""},{"dropping-particle":"","family":"Najjar","given":"Samer S.","non-dropping-particle":"","parse-names":false,"suffix":""},{"dropping-particle":"","family":"Newman","given":"Anne B.","non-dropping-particle":"","parse-names":false,"suffix":""},{"dropping-particle":"","family":"Ohishi","given":"Mitsuru","non-dropping-particle":"","parse-names":false,"suffix":""},{"dropping-particle":"","family":"Pannier","given":"Bruno","non-dropping-particle":"","parse-names":false,"suffix":""},{"dropping-particle":"","family":"Pereira","given":"Telmo","non-dropping-particle":"","parse-names":false,"suffix":""},{"dropping-particle":"","family":"Vasan","given":"Ramachandran S.","non-dropping-particle":"","parse-names":false,"suffix":""},{"dropping-particle":"","family":"Shokawa","given":"Tomoki","non-dropping-particle":"","parse-names":false,"suffix":""},{"dropping-particle":"","family":"Sutton-Tyrell","given":"Kim","non-dropping-particle":"","parse-names":false,"suffix":""},{"dropping-particle":"","family":"Verbeke","given":"Francis","non-dropping-particle":"","parse-names":false,"suffix":""},{"dropping-particle":"","family":"Wang","given":"Kang Ling","non-dropping-particle":"","parse-names":false,"suffix":""},{"dropping-particle":"","family":"Webb","given":"David J.","non-dropping-particle":"","parse-names":false,"suffix":""},{"dropping-particle":"","family":"Willum Hansen","given":"Tine","non-dropping-particle":"","parse-names":false,"suffix":""},{"dropping-particle":"","family":"Zoungas","given":"Sophia","non-dropping-particle":"","parse-names":false,"suffix":""},{"dropping-particle":"","family":"McEniery","given":"Carmel M.","non-dropping-particle":"","parse-names":false,"suffix":""},{"dropping-particle":"","family":"Cockcroft","given":"John R.","non-dropping-particle":"","parse-names":false,"suffix":""},{"dropping-particle":"","family":"Wilkinson","given":"Ian B.","non-dropping-particle":"","parse-names":false,"suffix":""}],"container-title":"Journal of the American College of Cardiology","id":"ITEM-1","issue":"7","issued":{"date-parts":[["2014"]]},"page":"636-646","title":"Aortic pulse wave velocity improves cardiovascular event prediction: An individual participant meta-analysis of prospective observational data from 17,635 subjects","type":"article-journal","volume":"63"},"uris":["http://www.mendeley.com/documents/?uuid=cefbaa83-0bbd-4ef5-8217-e5b994a35352"]}],"mendeley":{"formattedCitation":"[41]","plainTextFormattedCitation":"[41]","previouslyFormattedCitation":"[41]"},"properties":{"noteIndex":0},"schema":"https://github.com/citation-style-language/schema/raw/master/csl-citation.json"}</w:instrText>
      </w:r>
      <w:r w:rsidR="00602A54">
        <w:rPr>
          <w:sz w:val="24"/>
          <w:szCs w:val="24"/>
          <w:lang w:eastAsia="en-US"/>
        </w:rPr>
        <w:fldChar w:fldCharType="separate"/>
      </w:r>
      <w:r w:rsidR="00F308C9" w:rsidRPr="00F308C9">
        <w:rPr>
          <w:noProof/>
          <w:sz w:val="24"/>
          <w:szCs w:val="24"/>
          <w:lang w:eastAsia="en-US"/>
        </w:rPr>
        <w:t>[41]</w:t>
      </w:r>
      <w:r w:rsidR="00602A54">
        <w:rPr>
          <w:sz w:val="24"/>
          <w:szCs w:val="24"/>
          <w:lang w:eastAsia="en-US"/>
        </w:rPr>
        <w:fldChar w:fldCharType="end"/>
      </w:r>
      <w:r w:rsidR="00107AB7">
        <w:rPr>
          <w:sz w:val="24"/>
          <w:szCs w:val="24"/>
          <w:lang w:eastAsia="en-US"/>
        </w:rPr>
        <w:t>,</w:t>
      </w:r>
      <w:r w:rsidR="006D237B">
        <w:rPr>
          <w:sz w:val="24"/>
          <w:szCs w:val="24"/>
          <w:lang w:eastAsia="en-US"/>
        </w:rPr>
        <w:t xml:space="preserve"> </w:t>
      </w:r>
      <w:r w:rsidR="00580F05" w:rsidRPr="00FB5994">
        <w:rPr>
          <w:sz w:val="24"/>
          <w:szCs w:val="24"/>
          <w:lang w:eastAsia="en-US"/>
        </w:rPr>
        <w:t xml:space="preserve"> and </w:t>
      </w:r>
      <w:r w:rsidR="002D0077">
        <w:rPr>
          <w:sz w:val="24"/>
          <w:szCs w:val="24"/>
          <w:lang w:eastAsia="en-US"/>
        </w:rPr>
        <w:t>D</w:t>
      </w:r>
      <w:r w:rsidR="00580F05" w:rsidRPr="00FB5994">
        <w:rPr>
          <w:sz w:val="24"/>
          <w:szCs w:val="24"/>
          <w:lang w:eastAsia="en-US"/>
        </w:rPr>
        <w:t>oppler ultrasound (e.g</w:t>
      </w:r>
      <w:r w:rsidR="00B716D6">
        <w:rPr>
          <w:sz w:val="24"/>
          <w:szCs w:val="24"/>
          <w:lang w:eastAsia="en-US"/>
        </w:rPr>
        <w:t>.</w:t>
      </w:r>
      <w:r w:rsidR="00586B86">
        <w:rPr>
          <w:sz w:val="24"/>
          <w:szCs w:val="24"/>
          <w:lang w:eastAsia="en-US"/>
        </w:rPr>
        <w:t xml:space="preserve"> </w:t>
      </w:r>
      <w:r w:rsidR="00586B86">
        <w:rPr>
          <w:sz w:val="24"/>
          <w:szCs w:val="24"/>
          <w:lang w:eastAsia="en-US"/>
        </w:rPr>
        <w:fldChar w:fldCharType="begin" w:fldLock="1"/>
      </w:r>
      <w:r w:rsidR="00C56DCC">
        <w:rPr>
          <w:sz w:val="24"/>
          <w:szCs w:val="24"/>
          <w:lang w:eastAsia="en-US"/>
        </w:rPr>
        <w:instrText>ADDIN CSL_CITATION {"citationItems":[{"id":"ITEM-1","itemData":{"DOI":"10.1016/j.jacc.2007.10.065","ISSN":"07351097","PMID":"18387440","abstract":"Objectives: This study sought to evaluate whether pulse wave velocity (PWV), a noninvasive index of arterial stiffness, is a predictor of the longitudinal changes in systolic blood pressure (SBP) and of incident hypertension. Background: Although arterial stiffness is believed to underlie, in part, the age-associated changes in SBP, particularly at older ages, few longitudinal studies in humans have examined the relationship between arterial stiffness and blood pressure. Methods: Pulse wave velocity was measured at baseline in 449 normotensive or untreated hypertensive volunteers (age 53 ± 17 years). Repeated measurements of blood pressure were performed during an average follow-up of 4.9 ± 2.5 years. Results: After adjusting for covariates including age, body mass index, and mean arterial pressure, linear mixed effects regression models showed that PWV was an independent determinant of the longitudinal increase in SBP (p = 0.003 for the interaction term with time). In a subset of 306 subjects who were normotensive at baseline, hypertension developed in 105 (34%) during a median follow-up of 4.3 years (range 2 to 12 years). By stepwise Cox proportional hazards models, PWV was an independent predictor of incident hypertension (hazard ratio 1.10 per 1 m/s increase in PWV, 95% confidence interval 1.00 to 1.30, p = 0.03) in individuals with a follow-up duration greater than the median. Conclusions: Pulse wave velocity is an independent predictor of the longitudinal increase in SBP and of incident hypertension. This suggests that PWV could help identify normotensive individuals who should be targeted for the implementation of interventions aimed at preventing or delaying the progression of subclinical arterial stiffening and the onset of hypertension. © 2008 American College of Cardiology Foundation.","author":[{"dropping-particle":"","family":"Najjar","given":"Samer S.","non-dropping-particle":"","parse-names":false,"suffix":""},{"dropping-particle":"","family":"Scuteri","given":"Angelo","non-dropping-particle":"","parse-names":false,"suffix":""},{"dropping-particle":"","family":"Shetty","given":"Veena","non-dropping-particle":"","parse-names":false,"suffix":""},{"dropping-particle":"","family":"Wright","given":"Jeanette G.","non-dropping-particle":"","parse-names":false,"suffix":""},{"dropping-particle":"","family":"Muller","given":"Denis C.","non-dropping-particle":"","parse-names":false,"suffix":""},{"dropping-particle":"","family":"Fleg","given":"Jerome L.","non-dropping-particle":"","parse-names":false,"suffix":""},{"dropping-particle":"","family":"Spurgeon","given":"Harold P.","non-dropping-particle":"","parse-names":false,"suffix":""},{"dropping-particle":"","family":"Ferrucci","given":"Luigi","non-dropping-particle":"","parse-names":false,"suffix":""},{"dropping-particle":"","family":"Lakatta","given":"Edward G.","non-dropping-particle":"","parse-names":false,"suffix":""}],"container-title":"Journal of the American College of Cardiology","id":"ITEM-1","issue":"14","issued":{"date-parts":[["2008"]]},"page":"1377-1383","title":"Pulse Wave Velocity Is an Independent Predictor of the Longitudinal Increase in Systolic Blood Pressure and of Incident Hypertension in the Baltimore Longitudinal Study of Aging","type":"article-journal","volume":"51"},"uris":["http://www.mendeley.com/documents/?uuid=4daef6be-f234-4750-98f0-2c4e6423a901"]}],"mendeley":{"formattedCitation":"[40]","plainTextFormattedCitation":"[40]","previouslyFormattedCitation":"[40]"},"properties":{"noteIndex":0},"schema":"https://github.com/citation-style-language/schema/raw/master/csl-citation.json"}</w:instrText>
      </w:r>
      <w:r w:rsidR="00586B86">
        <w:rPr>
          <w:sz w:val="24"/>
          <w:szCs w:val="24"/>
          <w:lang w:eastAsia="en-US"/>
        </w:rPr>
        <w:fldChar w:fldCharType="separate"/>
      </w:r>
      <w:r w:rsidR="00F308C9" w:rsidRPr="00F308C9">
        <w:rPr>
          <w:noProof/>
          <w:sz w:val="24"/>
          <w:szCs w:val="24"/>
          <w:lang w:eastAsia="en-US"/>
        </w:rPr>
        <w:t>[40]</w:t>
      </w:r>
      <w:r w:rsidR="00586B86">
        <w:rPr>
          <w:sz w:val="24"/>
          <w:szCs w:val="24"/>
          <w:lang w:eastAsia="en-US"/>
        </w:rPr>
        <w:fldChar w:fldCharType="end"/>
      </w:r>
      <w:r w:rsidR="00580F05" w:rsidRPr="00FB5994">
        <w:rPr>
          <w:sz w:val="24"/>
          <w:szCs w:val="24"/>
          <w:lang w:eastAsia="en-US"/>
        </w:rPr>
        <w:t>)</w:t>
      </w:r>
      <w:r w:rsidR="00B716D6">
        <w:rPr>
          <w:sz w:val="24"/>
          <w:szCs w:val="24"/>
          <w:lang w:eastAsia="en-US"/>
        </w:rPr>
        <w:t>.</w:t>
      </w:r>
      <w:r w:rsidR="00A366E9">
        <w:rPr>
          <w:sz w:val="24"/>
          <w:szCs w:val="24"/>
          <w:lang w:eastAsia="en-US"/>
        </w:rPr>
        <w:t xml:space="preserve"> </w:t>
      </w:r>
      <w:r w:rsidR="00683F3D">
        <w:rPr>
          <w:sz w:val="24"/>
          <w:szCs w:val="24"/>
          <w:lang w:eastAsia="en-US"/>
        </w:rPr>
        <w:t xml:space="preserve">However, </w:t>
      </w:r>
      <w:r w:rsidR="00C435DA" w:rsidRPr="00586B86">
        <w:rPr>
          <w:sz w:val="24"/>
          <w:szCs w:val="24"/>
          <w:lang w:eastAsia="en-US"/>
        </w:rPr>
        <w:t xml:space="preserve">the application of </w:t>
      </w:r>
      <w:r w:rsidR="00683F3D">
        <w:rPr>
          <w:sz w:val="24"/>
          <w:szCs w:val="24"/>
          <w:lang w:eastAsia="en-US"/>
        </w:rPr>
        <w:t xml:space="preserve">PWV </w:t>
      </w:r>
      <w:r w:rsidR="00C435DA" w:rsidRPr="00586B86">
        <w:rPr>
          <w:sz w:val="24"/>
          <w:szCs w:val="24"/>
          <w:lang w:eastAsia="en-US"/>
        </w:rPr>
        <w:t>ha</w:t>
      </w:r>
      <w:r w:rsidR="00683F3D">
        <w:rPr>
          <w:sz w:val="24"/>
          <w:szCs w:val="24"/>
          <w:lang w:eastAsia="en-US"/>
        </w:rPr>
        <w:t>s</w:t>
      </w:r>
      <w:r w:rsidR="00C435DA" w:rsidRPr="00586B86">
        <w:rPr>
          <w:sz w:val="24"/>
          <w:szCs w:val="24"/>
          <w:lang w:eastAsia="en-US"/>
        </w:rPr>
        <w:t xml:space="preserve"> </w:t>
      </w:r>
      <w:r w:rsidR="00EA5787">
        <w:rPr>
          <w:sz w:val="24"/>
          <w:szCs w:val="24"/>
          <w:lang w:eastAsia="en-US"/>
        </w:rPr>
        <w:t>so</w:t>
      </w:r>
      <w:r w:rsidR="00AA7DB4">
        <w:rPr>
          <w:sz w:val="24"/>
          <w:szCs w:val="24"/>
          <w:lang w:eastAsia="en-US"/>
        </w:rPr>
        <w:t xml:space="preserve"> </w:t>
      </w:r>
      <w:r w:rsidR="00EA5787">
        <w:rPr>
          <w:sz w:val="24"/>
          <w:szCs w:val="24"/>
          <w:lang w:eastAsia="en-US"/>
        </w:rPr>
        <w:t xml:space="preserve">far </w:t>
      </w:r>
      <w:r w:rsidR="00C435DA" w:rsidRPr="00586B86">
        <w:rPr>
          <w:sz w:val="24"/>
          <w:szCs w:val="24"/>
          <w:lang w:eastAsia="en-US"/>
        </w:rPr>
        <w:t xml:space="preserve">been </w:t>
      </w:r>
      <w:r w:rsidR="001F1D2A">
        <w:rPr>
          <w:sz w:val="24"/>
          <w:szCs w:val="24"/>
          <w:lang w:eastAsia="en-US"/>
        </w:rPr>
        <w:t>largely</w:t>
      </w:r>
      <w:r w:rsidR="00C435DA" w:rsidRPr="00586B86">
        <w:rPr>
          <w:sz w:val="24"/>
          <w:szCs w:val="24"/>
          <w:lang w:eastAsia="en-US"/>
        </w:rPr>
        <w:t xml:space="preserve"> limited to research studies</w:t>
      </w:r>
      <w:r w:rsidR="001F1D2A">
        <w:rPr>
          <w:sz w:val="24"/>
          <w:szCs w:val="24"/>
          <w:lang w:eastAsia="en-US"/>
        </w:rPr>
        <w:t xml:space="preserve"> or specialist clinics</w:t>
      </w:r>
      <w:r w:rsidR="00C435DA" w:rsidRPr="00586B86">
        <w:rPr>
          <w:sz w:val="24"/>
          <w:szCs w:val="24"/>
          <w:lang w:eastAsia="en-US"/>
        </w:rPr>
        <w:t xml:space="preserve">. </w:t>
      </w:r>
      <w:r w:rsidR="003D1CA7" w:rsidRPr="00586B86">
        <w:rPr>
          <w:sz w:val="24"/>
          <w:szCs w:val="24"/>
          <w:lang w:eastAsia="en-US"/>
        </w:rPr>
        <w:t xml:space="preserve">We hope that by </w:t>
      </w:r>
      <w:r w:rsidR="006B4BDF" w:rsidRPr="00586B86">
        <w:rPr>
          <w:sz w:val="24"/>
          <w:szCs w:val="24"/>
          <w:lang w:eastAsia="en-US"/>
        </w:rPr>
        <w:t xml:space="preserve">fully automating the analysis on standard CMR scans, </w:t>
      </w:r>
      <w:r w:rsidR="009C35E3" w:rsidRPr="00586B86">
        <w:rPr>
          <w:sz w:val="24"/>
          <w:szCs w:val="24"/>
          <w:lang w:eastAsia="en-US"/>
        </w:rPr>
        <w:t xml:space="preserve">its clinical use </w:t>
      </w:r>
      <w:r w:rsidR="00806512">
        <w:rPr>
          <w:sz w:val="24"/>
          <w:szCs w:val="24"/>
          <w:lang w:eastAsia="en-US"/>
        </w:rPr>
        <w:t>could</w:t>
      </w:r>
      <w:r w:rsidR="00806512" w:rsidRPr="00586B86">
        <w:rPr>
          <w:sz w:val="24"/>
          <w:szCs w:val="24"/>
          <w:lang w:eastAsia="en-US"/>
        </w:rPr>
        <w:t xml:space="preserve"> </w:t>
      </w:r>
      <w:r w:rsidR="009C35E3" w:rsidRPr="00586B86">
        <w:rPr>
          <w:sz w:val="24"/>
          <w:szCs w:val="24"/>
          <w:lang w:eastAsia="en-US"/>
        </w:rPr>
        <w:t xml:space="preserve">be broadened.  </w:t>
      </w:r>
    </w:p>
    <w:p w14:paraId="6B89B9F4" w14:textId="398706F1" w:rsidR="0099586B" w:rsidRDefault="009C35E3" w:rsidP="00683F3D">
      <w:pPr>
        <w:rPr>
          <w:lang w:eastAsia="en-US"/>
        </w:rPr>
      </w:pPr>
      <w:r w:rsidRPr="00586B86">
        <w:rPr>
          <w:sz w:val="24"/>
          <w:szCs w:val="24"/>
          <w:lang w:eastAsia="en-US"/>
        </w:rPr>
        <w:t>O</w:t>
      </w:r>
      <w:r w:rsidR="009678BB" w:rsidRPr="00586B86">
        <w:rPr>
          <w:sz w:val="24"/>
          <w:szCs w:val="24"/>
          <w:lang w:eastAsia="en-US"/>
        </w:rPr>
        <w:t xml:space="preserve">ur </w:t>
      </w:r>
      <w:proofErr w:type="gramStart"/>
      <w:r w:rsidR="009678BB" w:rsidRPr="00586B86">
        <w:rPr>
          <w:sz w:val="24"/>
          <w:szCs w:val="24"/>
          <w:lang w:eastAsia="en-US"/>
        </w:rPr>
        <w:t>ultimate aim</w:t>
      </w:r>
      <w:proofErr w:type="gramEnd"/>
      <w:r w:rsidR="009678BB" w:rsidRPr="00586B86">
        <w:rPr>
          <w:sz w:val="24"/>
          <w:szCs w:val="24"/>
          <w:lang w:eastAsia="en-US"/>
        </w:rPr>
        <w:t xml:space="preserve"> is to </w:t>
      </w:r>
      <w:r w:rsidR="00ED5AD7" w:rsidRPr="00586B86">
        <w:rPr>
          <w:sz w:val="24"/>
          <w:szCs w:val="24"/>
          <w:lang w:eastAsia="en-US"/>
        </w:rPr>
        <w:t xml:space="preserve">develop </w:t>
      </w:r>
      <w:r w:rsidR="00326BC7" w:rsidRPr="00586B86">
        <w:rPr>
          <w:sz w:val="24"/>
          <w:szCs w:val="24"/>
          <w:lang w:eastAsia="en-US"/>
        </w:rPr>
        <w:t xml:space="preserve">PWV as </w:t>
      </w:r>
      <w:r w:rsidR="00ED5AD7" w:rsidRPr="00586B86">
        <w:rPr>
          <w:sz w:val="24"/>
          <w:szCs w:val="24"/>
          <w:lang w:eastAsia="en-US"/>
        </w:rPr>
        <w:t xml:space="preserve">a </w:t>
      </w:r>
      <w:r w:rsidR="00CB614F">
        <w:rPr>
          <w:sz w:val="24"/>
          <w:szCs w:val="24"/>
          <w:lang w:eastAsia="en-US"/>
        </w:rPr>
        <w:t xml:space="preserve">standard </w:t>
      </w:r>
      <w:r w:rsidR="00326BC7" w:rsidRPr="00586B86">
        <w:rPr>
          <w:sz w:val="24"/>
          <w:szCs w:val="24"/>
          <w:lang w:eastAsia="en-US"/>
        </w:rPr>
        <w:t>biomarker in cardiac MR</w:t>
      </w:r>
      <w:r w:rsidR="00ED6635" w:rsidRPr="00586B86">
        <w:rPr>
          <w:sz w:val="24"/>
          <w:szCs w:val="24"/>
          <w:lang w:eastAsia="en-US"/>
        </w:rPr>
        <w:t xml:space="preserve"> </w:t>
      </w:r>
      <w:r w:rsidR="00ED5AD7" w:rsidRPr="00586B86">
        <w:rPr>
          <w:sz w:val="24"/>
          <w:szCs w:val="24"/>
          <w:lang w:eastAsia="en-US"/>
        </w:rPr>
        <w:t>for</w:t>
      </w:r>
      <w:r w:rsidR="00ED6635" w:rsidRPr="00586B86">
        <w:rPr>
          <w:sz w:val="24"/>
          <w:szCs w:val="24"/>
          <w:lang w:eastAsia="en-US"/>
        </w:rPr>
        <w:t xml:space="preserve"> clinical care</w:t>
      </w:r>
      <w:r w:rsidR="00ED144C" w:rsidRPr="00586B86">
        <w:rPr>
          <w:sz w:val="24"/>
          <w:szCs w:val="24"/>
          <w:lang w:eastAsia="en-US"/>
        </w:rPr>
        <w:t xml:space="preserve">, but </w:t>
      </w:r>
      <w:r w:rsidR="007F5C75">
        <w:rPr>
          <w:sz w:val="24"/>
          <w:szCs w:val="24"/>
          <w:lang w:eastAsia="en-US"/>
        </w:rPr>
        <w:t>many</w:t>
      </w:r>
      <w:r w:rsidR="00ED144C" w:rsidRPr="00586B86">
        <w:rPr>
          <w:sz w:val="24"/>
          <w:szCs w:val="24"/>
          <w:lang w:eastAsia="en-US"/>
        </w:rPr>
        <w:t xml:space="preserve"> steps are needed before </w:t>
      </w:r>
      <w:r w:rsidR="00ED6635" w:rsidRPr="00586B86">
        <w:rPr>
          <w:sz w:val="24"/>
          <w:szCs w:val="24"/>
          <w:lang w:eastAsia="en-US"/>
        </w:rPr>
        <w:t xml:space="preserve">this is realized. </w:t>
      </w:r>
      <w:r w:rsidR="007F5C75">
        <w:rPr>
          <w:sz w:val="24"/>
          <w:szCs w:val="24"/>
          <w:lang w:eastAsia="en-US"/>
        </w:rPr>
        <w:t xml:space="preserve">A </w:t>
      </w:r>
      <w:r w:rsidR="00CB614F">
        <w:rPr>
          <w:sz w:val="24"/>
          <w:szCs w:val="24"/>
          <w:lang w:eastAsia="en-US"/>
        </w:rPr>
        <w:t>primary challenge is robustness</w:t>
      </w:r>
      <w:r w:rsidR="00ED6635" w:rsidRPr="00586B86">
        <w:rPr>
          <w:sz w:val="24"/>
          <w:szCs w:val="24"/>
          <w:lang w:eastAsia="en-US"/>
        </w:rPr>
        <w:t>: t</w:t>
      </w:r>
      <w:r w:rsidR="00081F28" w:rsidRPr="00586B86">
        <w:rPr>
          <w:sz w:val="24"/>
          <w:szCs w:val="24"/>
          <w:lang w:eastAsia="en-US"/>
        </w:rPr>
        <w:t xml:space="preserve">he subjects described here </w:t>
      </w:r>
      <w:r w:rsidR="0099586B" w:rsidRPr="00586B86">
        <w:rPr>
          <w:sz w:val="24"/>
          <w:szCs w:val="24"/>
          <w:lang w:eastAsia="en-US"/>
        </w:rPr>
        <w:t>mostly had normal aortic valve function and no LVOT obstruction</w:t>
      </w:r>
      <w:r w:rsidR="00ED6635" w:rsidRPr="00586B86">
        <w:rPr>
          <w:sz w:val="24"/>
          <w:szCs w:val="24"/>
          <w:lang w:eastAsia="en-US"/>
        </w:rPr>
        <w:t xml:space="preserve">, </w:t>
      </w:r>
      <w:r w:rsidR="00D80DA9" w:rsidRPr="00586B86">
        <w:rPr>
          <w:sz w:val="24"/>
          <w:szCs w:val="24"/>
          <w:lang w:eastAsia="en-US"/>
        </w:rPr>
        <w:t>so further training would be needed to cope with diseases like aortic stenosis</w:t>
      </w:r>
      <w:r w:rsidR="00AB04CB" w:rsidRPr="00586B86">
        <w:rPr>
          <w:sz w:val="24"/>
          <w:szCs w:val="24"/>
          <w:lang w:eastAsia="en-US"/>
        </w:rPr>
        <w:t>.</w:t>
      </w:r>
      <w:r w:rsidR="00D80DA9" w:rsidRPr="00586B86">
        <w:rPr>
          <w:sz w:val="24"/>
          <w:szCs w:val="24"/>
          <w:lang w:eastAsia="en-US"/>
        </w:rPr>
        <w:t xml:space="preserve"> </w:t>
      </w:r>
      <w:r w:rsidR="00CB614F">
        <w:rPr>
          <w:sz w:val="24"/>
          <w:szCs w:val="24"/>
          <w:lang w:eastAsia="en-US"/>
        </w:rPr>
        <w:t>T</w:t>
      </w:r>
      <w:r w:rsidR="00CB614F" w:rsidRPr="005B2CF7">
        <w:rPr>
          <w:sz w:val="24"/>
          <w:szCs w:val="24"/>
          <w:lang w:eastAsia="en-US"/>
        </w:rPr>
        <w:t xml:space="preserve">he measurement </w:t>
      </w:r>
      <w:r w:rsidR="00CB614F">
        <w:rPr>
          <w:sz w:val="24"/>
          <w:szCs w:val="24"/>
          <w:lang w:eastAsia="en-US"/>
        </w:rPr>
        <w:t xml:space="preserve">must also be sufficiently </w:t>
      </w:r>
      <w:r w:rsidR="00CB614F" w:rsidRPr="005B2CF7">
        <w:rPr>
          <w:sz w:val="24"/>
          <w:szCs w:val="24"/>
          <w:lang w:eastAsia="en-US"/>
        </w:rPr>
        <w:t xml:space="preserve">robust to </w:t>
      </w:r>
      <w:r w:rsidR="00CB614F">
        <w:rPr>
          <w:sz w:val="24"/>
          <w:szCs w:val="24"/>
          <w:lang w:eastAsia="en-US"/>
        </w:rPr>
        <w:t>noise</w:t>
      </w:r>
      <w:r w:rsidR="00C72441">
        <w:rPr>
          <w:sz w:val="24"/>
          <w:szCs w:val="24"/>
          <w:lang w:eastAsia="en-US"/>
        </w:rPr>
        <w:t xml:space="preserve">, </w:t>
      </w:r>
      <w:proofErr w:type="gramStart"/>
      <w:r w:rsidR="00CB614F">
        <w:rPr>
          <w:sz w:val="24"/>
          <w:szCs w:val="24"/>
          <w:lang w:eastAsia="en-US"/>
        </w:rPr>
        <w:t>art</w:t>
      </w:r>
      <w:r w:rsidR="002D0077">
        <w:rPr>
          <w:sz w:val="24"/>
          <w:szCs w:val="24"/>
          <w:lang w:eastAsia="en-US"/>
        </w:rPr>
        <w:t>i</w:t>
      </w:r>
      <w:r w:rsidR="00CB614F">
        <w:rPr>
          <w:sz w:val="24"/>
          <w:szCs w:val="24"/>
          <w:lang w:eastAsia="en-US"/>
        </w:rPr>
        <w:t>facts</w:t>
      </w:r>
      <w:proofErr w:type="gramEnd"/>
      <w:r w:rsidR="00CB614F">
        <w:rPr>
          <w:sz w:val="24"/>
          <w:szCs w:val="24"/>
          <w:lang w:eastAsia="en-US"/>
        </w:rPr>
        <w:t xml:space="preserve"> a</w:t>
      </w:r>
      <w:r w:rsidR="007F5C75">
        <w:rPr>
          <w:sz w:val="24"/>
          <w:szCs w:val="24"/>
          <w:lang w:eastAsia="en-US"/>
        </w:rPr>
        <w:t>n</w:t>
      </w:r>
      <w:r w:rsidR="00CB614F">
        <w:rPr>
          <w:sz w:val="24"/>
          <w:szCs w:val="24"/>
          <w:lang w:eastAsia="en-US"/>
        </w:rPr>
        <w:t xml:space="preserve">d </w:t>
      </w:r>
      <w:r w:rsidR="00CB614F" w:rsidRPr="005B2CF7">
        <w:rPr>
          <w:sz w:val="24"/>
          <w:szCs w:val="24"/>
          <w:lang w:eastAsia="en-US"/>
        </w:rPr>
        <w:t xml:space="preserve">parameters such as patient movement between the localizer and </w:t>
      </w:r>
      <w:r w:rsidR="009A1BF0">
        <w:rPr>
          <w:sz w:val="24"/>
          <w:szCs w:val="24"/>
          <w:lang w:eastAsia="en-US"/>
        </w:rPr>
        <w:t>phase contrast</w:t>
      </w:r>
      <w:r w:rsidR="00CB614F" w:rsidRPr="005B2CF7">
        <w:rPr>
          <w:sz w:val="24"/>
          <w:szCs w:val="24"/>
          <w:lang w:eastAsia="en-US"/>
        </w:rPr>
        <w:t xml:space="preserve"> imaging acquisition.</w:t>
      </w:r>
      <w:r w:rsidR="00CB614F">
        <w:rPr>
          <w:sz w:val="24"/>
          <w:szCs w:val="24"/>
          <w:lang w:eastAsia="en-US"/>
        </w:rPr>
        <w:t xml:space="preserve"> </w:t>
      </w:r>
      <w:r w:rsidR="007804BD">
        <w:rPr>
          <w:sz w:val="24"/>
          <w:szCs w:val="24"/>
          <w:lang w:eastAsia="en-US"/>
        </w:rPr>
        <w:t>A normal</w:t>
      </w:r>
      <w:r w:rsidR="0053664F" w:rsidRPr="00586B86">
        <w:rPr>
          <w:sz w:val="24"/>
          <w:szCs w:val="24"/>
          <w:lang w:eastAsia="en-US"/>
        </w:rPr>
        <w:t xml:space="preserve"> reference range for PWV </w:t>
      </w:r>
      <w:r w:rsidR="007804BD">
        <w:rPr>
          <w:sz w:val="24"/>
          <w:szCs w:val="24"/>
          <w:lang w:eastAsia="en-US"/>
        </w:rPr>
        <w:t xml:space="preserve">would also </w:t>
      </w:r>
      <w:r w:rsidR="0053664F" w:rsidRPr="00586B86">
        <w:rPr>
          <w:sz w:val="24"/>
          <w:szCs w:val="24"/>
          <w:lang w:eastAsia="en-US"/>
        </w:rPr>
        <w:t xml:space="preserve">need to be established </w:t>
      </w:r>
      <w:proofErr w:type="gramStart"/>
      <w:r w:rsidR="0053664F" w:rsidRPr="00586B86">
        <w:rPr>
          <w:sz w:val="24"/>
          <w:szCs w:val="24"/>
          <w:lang w:eastAsia="en-US"/>
        </w:rPr>
        <w:t>in order to</w:t>
      </w:r>
      <w:proofErr w:type="gramEnd"/>
      <w:r w:rsidR="0053664F" w:rsidRPr="00586B86">
        <w:rPr>
          <w:sz w:val="24"/>
          <w:szCs w:val="24"/>
          <w:lang w:eastAsia="en-US"/>
        </w:rPr>
        <w:t xml:space="preserve"> contextuali</w:t>
      </w:r>
      <w:r w:rsidR="00586B86">
        <w:rPr>
          <w:sz w:val="24"/>
          <w:szCs w:val="24"/>
          <w:lang w:eastAsia="en-US"/>
        </w:rPr>
        <w:t>z</w:t>
      </w:r>
      <w:r w:rsidR="0053664F" w:rsidRPr="00586B86">
        <w:rPr>
          <w:sz w:val="24"/>
          <w:szCs w:val="24"/>
          <w:lang w:eastAsia="en-US"/>
        </w:rPr>
        <w:t>e the results</w:t>
      </w:r>
      <w:r w:rsidR="00E42363">
        <w:rPr>
          <w:sz w:val="24"/>
          <w:szCs w:val="24"/>
          <w:lang w:eastAsia="en-US"/>
        </w:rPr>
        <w:t xml:space="preserve"> from CMR</w:t>
      </w:r>
      <w:r w:rsidR="0053664F" w:rsidRPr="00586B86">
        <w:rPr>
          <w:sz w:val="24"/>
          <w:szCs w:val="24"/>
          <w:lang w:eastAsia="en-US"/>
        </w:rPr>
        <w:t xml:space="preserve">. </w:t>
      </w:r>
    </w:p>
    <w:p w14:paraId="2B26FB21" w14:textId="77777777" w:rsidR="0099586B" w:rsidRDefault="0099586B" w:rsidP="00121E9D">
      <w:pPr>
        <w:rPr>
          <w:lang w:eastAsia="en-US"/>
        </w:rPr>
      </w:pPr>
    </w:p>
    <w:p w14:paraId="3D6FD591" w14:textId="7A9FD4D7" w:rsidR="006428A9" w:rsidRPr="00C0624F" w:rsidRDefault="006428A9" w:rsidP="00866DD8">
      <w:pPr>
        <w:pStyle w:val="Heading1"/>
        <w:jc w:val="both"/>
        <w:rPr>
          <w:b/>
          <w:bCs/>
          <w:color w:val="auto"/>
        </w:rPr>
      </w:pPr>
      <w:r w:rsidRPr="00C0624F">
        <w:rPr>
          <w:b/>
          <w:bCs/>
          <w:color w:val="auto"/>
        </w:rPr>
        <w:t>Limitations</w:t>
      </w:r>
    </w:p>
    <w:p w14:paraId="629B4C4C" w14:textId="24E8DC9D" w:rsidR="00A84015" w:rsidRPr="003C411E" w:rsidRDefault="004F55C9" w:rsidP="00600CE5">
      <w:pPr>
        <w:jc w:val="both"/>
        <w:rPr>
          <w:sz w:val="24"/>
          <w:szCs w:val="24"/>
        </w:rPr>
      </w:pPr>
      <w:r>
        <w:rPr>
          <w:sz w:val="24"/>
          <w:szCs w:val="24"/>
        </w:rPr>
        <w:t xml:space="preserve">This was a retrospective </w:t>
      </w:r>
      <w:r w:rsidR="006552DC">
        <w:rPr>
          <w:sz w:val="24"/>
          <w:szCs w:val="24"/>
        </w:rPr>
        <w:t>proof-of-concept study</w:t>
      </w:r>
      <w:r w:rsidR="007974EB">
        <w:rPr>
          <w:sz w:val="24"/>
          <w:szCs w:val="24"/>
        </w:rPr>
        <w:t xml:space="preserve">. Quantitative analysis </w:t>
      </w:r>
      <w:r w:rsidR="000D1D50">
        <w:rPr>
          <w:sz w:val="24"/>
          <w:szCs w:val="24"/>
        </w:rPr>
        <w:t xml:space="preserve">of each step </w:t>
      </w:r>
      <w:r w:rsidR="007974EB">
        <w:rPr>
          <w:sz w:val="24"/>
          <w:szCs w:val="24"/>
        </w:rPr>
        <w:t xml:space="preserve">was only performed on a </w:t>
      </w:r>
      <w:r w:rsidR="000D1D50">
        <w:rPr>
          <w:sz w:val="24"/>
          <w:szCs w:val="24"/>
        </w:rPr>
        <w:t xml:space="preserve">relatively </w:t>
      </w:r>
      <w:r w:rsidR="007974EB">
        <w:rPr>
          <w:sz w:val="24"/>
          <w:szCs w:val="24"/>
        </w:rPr>
        <w:t xml:space="preserve">small </w:t>
      </w:r>
      <w:r w:rsidR="000D1D50">
        <w:rPr>
          <w:sz w:val="24"/>
          <w:szCs w:val="24"/>
        </w:rPr>
        <w:t>set of subjects (</w:t>
      </w:r>
      <w:r w:rsidR="00925411" w:rsidRPr="00925411">
        <w:rPr>
          <w:sz w:val="24"/>
          <w:szCs w:val="24"/>
        </w:rPr>
        <w:t>n</w:t>
      </w:r>
      <w:r w:rsidR="00925411">
        <w:rPr>
          <w:sz w:val="24"/>
          <w:szCs w:val="24"/>
        </w:rPr>
        <w:t>=10 for path length measurement, and n=2</w:t>
      </w:r>
      <w:r w:rsidR="00866DD8">
        <w:rPr>
          <w:sz w:val="24"/>
          <w:szCs w:val="24"/>
        </w:rPr>
        <w:t>0</w:t>
      </w:r>
      <w:r w:rsidR="00925411">
        <w:rPr>
          <w:sz w:val="24"/>
          <w:szCs w:val="24"/>
        </w:rPr>
        <w:t xml:space="preserve"> for pulse transit time measurement</w:t>
      </w:r>
      <w:r w:rsidR="000D1D50">
        <w:rPr>
          <w:sz w:val="24"/>
          <w:szCs w:val="24"/>
        </w:rPr>
        <w:t>)</w:t>
      </w:r>
      <w:r w:rsidR="00F56B3F">
        <w:rPr>
          <w:sz w:val="24"/>
          <w:szCs w:val="24"/>
        </w:rPr>
        <w:t>.</w:t>
      </w:r>
      <w:r w:rsidR="001969BF">
        <w:rPr>
          <w:sz w:val="24"/>
          <w:szCs w:val="24"/>
        </w:rPr>
        <w:t xml:space="preserve"> </w:t>
      </w:r>
      <w:r w:rsidR="003801D1">
        <w:rPr>
          <w:sz w:val="24"/>
          <w:szCs w:val="24"/>
        </w:rPr>
        <w:t xml:space="preserve">A failure rate of </w:t>
      </w:r>
      <w:r w:rsidR="00BA745E">
        <w:rPr>
          <w:sz w:val="24"/>
          <w:szCs w:val="24"/>
        </w:rPr>
        <w:t>10</w:t>
      </w:r>
      <w:r w:rsidR="003801D1">
        <w:rPr>
          <w:sz w:val="24"/>
          <w:szCs w:val="24"/>
        </w:rPr>
        <w:t xml:space="preserve">% </w:t>
      </w:r>
      <w:r w:rsidR="003C411E">
        <w:rPr>
          <w:sz w:val="24"/>
          <w:szCs w:val="24"/>
        </w:rPr>
        <w:t xml:space="preserve">is too high for blinded application to large population studies so methods of </w:t>
      </w:r>
      <w:r w:rsidR="0080447D">
        <w:rPr>
          <w:sz w:val="24"/>
          <w:szCs w:val="24"/>
        </w:rPr>
        <w:t xml:space="preserve">robust and </w:t>
      </w:r>
      <w:r w:rsidR="003C411E">
        <w:rPr>
          <w:sz w:val="24"/>
          <w:szCs w:val="24"/>
        </w:rPr>
        <w:t>automatic quality control</w:t>
      </w:r>
      <w:r w:rsidR="002C4521">
        <w:rPr>
          <w:sz w:val="24"/>
          <w:szCs w:val="24"/>
        </w:rPr>
        <w:t xml:space="preserve"> will require development</w:t>
      </w:r>
      <w:r w:rsidR="003C411E">
        <w:rPr>
          <w:sz w:val="24"/>
          <w:szCs w:val="24"/>
        </w:rPr>
        <w:t>.</w:t>
      </w:r>
    </w:p>
    <w:p w14:paraId="762A3788" w14:textId="19ABA549" w:rsidR="00B82B26" w:rsidRPr="00C0624F" w:rsidRDefault="00B02E40" w:rsidP="00600CE5">
      <w:pPr>
        <w:pStyle w:val="Heading1"/>
        <w:jc w:val="both"/>
        <w:rPr>
          <w:b/>
          <w:bCs/>
        </w:rPr>
      </w:pPr>
      <w:r w:rsidRPr="00C0624F">
        <w:rPr>
          <w:b/>
          <w:bCs/>
          <w:color w:val="auto"/>
        </w:rPr>
        <w:t>Conclusions</w:t>
      </w:r>
    </w:p>
    <w:p w14:paraId="075D5065" w14:textId="37F9A3BC" w:rsidR="003E34F9" w:rsidRDefault="003E34F9" w:rsidP="00BF558C">
      <w:pPr>
        <w:jc w:val="both"/>
        <w:rPr>
          <w:sz w:val="24"/>
          <w:szCs w:val="24"/>
        </w:rPr>
      </w:pPr>
      <w:r>
        <w:rPr>
          <w:sz w:val="24"/>
          <w:szCs w:val="24"/>
        </w:rPr>
        <w:t>We present a fully automated method of measuring pulse wave velocity from standard cardiac MR</w:t>
      </w:r>
      <w:r w:rsidR="00BF7779">
        <w:rPr>
          <w:sz w:val="24"/>
          <w:szCs w:val="24"/>
        </w:rPr>
        <w:t xml:space="preserve"> localizer</w:t>
      </w:r>
      <w:r w:rsidR="00A10A9E">
        <w:rPr>
          <w:sz w:val="24"/>
          <w:szCs w:val="24"/>
        </w:rPr>
        <w:t xml:space="preserve">s </w:t>
      </w:r>
      <w:r>
        <w:rPr>
          <w:sz w:val="24"/>
          <w:szCs w:val="24"/>
        </w:rPr>
        <w:t xml:space="preserve">without the need for additional sequences. </w:t>
      </w:r>
      <w:r w:rsidR="00BF558C">
        <w:rPr>
          <w:sz w:val="24"/>
          <w:szCs w:val="24"/>
        </w:rPr>
        <w:t>N</w:t>
      </w:r>
      <w:r w:rsidR="00BF558C" w:rsidRPr="00B07546">
        <w:rPr>
          <w:sz w:val="24"/>
          <w:szCs w:val="24"/>
        </w:rPr>
        <w:t>o user</w:t>
      </w:r>
      <w:r w:rsidR="00BF558C">
        <w:rPr>
          <w:sz w:val="24"/>
          <w:szCs w:val="24"/>
        </w:rPr>
        <w:t xml:space="preserve"> </w:t>
      </w:r>
      <w:r w:rsidR="00BF558C" w:rsidRPr="00B07546">
        <w:rPr>
          <w:sz w:val="24"/>
          <w:szCs w:val="24"/>
        </w:rPr>
        <w:t xml:space="preserve">interaction is </w:t>
      </w:r>
      <w:r w:rsidR="00BF558C">
        <w:rPr>
          <w:sz w:val="24"/>
          <w:szCs w:val="24"/>
        </w:rPr>
        <w:t>neede</w:t>
      </w:r>
      <w:r w:rsidR="00BF558C" w:rsidRPr="00B07546">
        <w:rPr>
          <w:sz w:val="24"/>
          <w:szCs w:val="24"/>
        </w:rPr>
        <w:t>d</w:t>
      </w:r>
      <w:r w:rsidR="00BF558C">
        <w:rPr>
          <w:sz w:val="24"/>
          <w:szCs w:val="24"/>
        </w:rPr>
        <w:t xml:space="preserve"> </w:t>
      </w:r>
      <w:r w:rsidR="00BF558C" w:rsidRPr="00B07546">
        <w:rPr>
          <w:sz w:val="24"/>
          <w:szCs w:val="24"/>
        </w:rPr>
        <w:t>in the workflow</w:t>
      </w:r>
      <w:r w:rsidR="00BF558C">
        <w:rPr>
          <w:sz w:val="24"/>
          <w:szCs w:val="24"/>
        </w:rPr>
        <w:t xml:space="preserve"> </w:t>
      </w:r>
      <w:r w:rsidR="00E50674">
        <w:rPr>
          <w:sz w:val="24"/>
          <w:szCs w:val="24"/>
        </w:rPr>
        <w:t xml:space="preserve">making </w:t>
      </w:r>
      <w:r w:rsidR="00BF558C">
        <w:rPr>
          <w:sz w:val="24"/>
          <w:szCs w:val="24"/>
        </w:rPr>
        <w:t>this</w:t>
      </w:r>
      <w:r>
        <w:rPr>
          <w:sz w:val="24"/>
          <w:szCs w:val="24"/>
        </w:rPr>
        <w:t xml:space="preserve"> method </w:t>
      </w:r>
      <w:r w:rsidR="00E50674">
        <w:rPr>
          <w:sz w:val="24"/>
          <w:szCs w:val="24"/>
        </w:rPr>
        <w:t xml:space="preserve">potentially </w:t>
      </w:r>
      <w:r w:rsidR="00BF558C">
        <w:rPr>
          <w:sz w:val="24"/>
          <w:szCs w:val="24"/>
        </w:rPr>
        <w:t>suitable</w:t>
      </w:r>
      <w:r>
        <w:rPr>
          <w:sz w:val="24"/>
          <w:szCs w:val="24"/>
        </w:rPr>
        <w:t xml:space="preserve"> </w:t>
      </w:r>
      <w:r w:rsidR="002D0077">
        <w:rPr>
          <w:sz w:val="24"/>
          <w:szCs w:val="24"/>
        </w:rPr>
        <w:t xml:space="preserve">for </w:t>
      </w:r>
      <w:r>
        <w:rPr>
          <w:sz w:val="24"/>
          <w:szCs w:val="24"/>
        </w:rPr>
        <w:t>measur</w:t>
      </w:r>
      <w:r w:rsidR="002D0077">
        <w:rPr>
          <w:sz w:val="24"/>
          <w:szCs w:val="24"/>
        </w:rPr>
        <w:t>ing</w:t>
      </w:r>
      <w:r>
        <w:rPr>
          <w:sz w:val="24"/>
          <w:szCs w:val="24"/>
        </w:rPr>
        <w:t xml:space="preserve"> PWV in routine clinical scans</w:t>
      </w:r>
      <w:r w:rsidR="00E50674">
        <w:rPr>
          <w:sz w:val="24"/>
          <w:szCs w:val="24"/>
        </w:rPr>
        <w:t>. This approach</w:t>
      </w:r>
      <w:r>
        <w:rPr>
          <w:sz w:val="24"/>
          <w:szCs w:val="24"/>
        </w:rPr>
        <w:t xml:space="preserve"> </w:t>
      </w:r>
      <w:r w:rsidR="00181A6D">
        <w:rPr>
          <w:sz w:val="24"/>
          <w:szCs w:val="24"/>
        </w:rPr>
        <w:t xml:space="preserve">could </w:t>
      </w:r>
      <w:r>
        <w:rPr>
          <w:sz w:val="24"/>
          <w:szCs w:val="24"/>
        </w:rPr>
        <w:t xml:space="preserve">unlock the potential of measuring PWV retrospectively in large </w:t>
      </w:r>
      <w:r w:rsidR="00F42AA7">
        <w:rPr>
          <w:sz w:val="24"/>
          <w:szCs w:val="24"/>
        </w:rPr>
        <w:t xml:space="preserve">clinical and population </w:t>
      </w:r>
      <w:r>
        <w:rPr>
          <w:sz w:val="24"/>
          <w:szCs w:val="24"/>
        </w:rPr>
        <w:t>studies.</w:t>
      </w:r>
      <w:r w:rsidR="00BF558C" w:rsidRPr="00BF558C">
        <w:rPr>
          <w:sz w:val="24"/>
          <w:szCs w:val="24"/>
        </w:rPr>
        <w:t xml:space="preserve"> </w:t>
      </w:r>
    </w:p>
    <w:p w14:paraId="7D302BE5" w14:textId="77777777" w:rsidR="00866DD8" w:rsidRPr="00BF558C" w:rsidRDefault="00866DD8" w:rsidP="00BF558C">
      <w:pPr>
        <w:jc w:val="both"/>
        <w:rPr>
          <w:sz w:val="24"/>
          <w:szCs w:val="24"/>
        </w:rPr>
      </w:pPr>
    </w:p>
    <w:p w14:paraId="30C11E3F" w14:textId="67E99746" w:rsidR="00003805" w:rsidRPr="004073F0" w:rsidRDefault="00D25DB0" w:rsidP="00F034EC">
      <w:pPr>
        <w:jc w:val="both"/>
        <w:rPr>
          <w:rFonts w:asciiTheme="majorHAnsi" w:eastAsiaTheme="majorEastAsia" w:hAnsiTheme="majorHAnsi" w:cstheme="majorBidi"/>
          <w:b/>
          <w:bCs/>
          <w:kern w:val="2"/>
          <w:sz w:val="32"/>
          <w:szCs w:val="32"/>
          <w:lang w:eastAsia="en-US"/>
          <w14:ligatures w14:val="standardContextual"/>
        </w:rPr>
      </w:pPr>
      <w:r w:rsidRPr="004073F0">
        <w:rPr>
          <w:rFonts w:asciiTheme="majorHAnsi" w:eastAsiaTheme="majorEastAsia" w:hAnsiTheme="majorHAnsi" w:cstheme="majorBidi"/>
          <w:b/>
          <w:bCs/>
          <w:kern w:val="2"/>
          <w:sz w:val="32"/>
          <w:szCs w:val="32"/>
          <w:lang w:eastAsia="en-US"/>
          <w14:ligatures w14:val="standardContextual"/>
        </w:rPr>
        <w:t>Acknowledgements</w:t>
      </w:r>
    </w:p>
    <w:p w14:paraId="7D56A6E0" w14:textId="0741AF8A" w:rsidR="00136FAA" w:rsidRPr="00A023A3" w:rsidRDefault="00D15C35" w:rsidP="00F034EC">
      <w:pPr>
        <w:jc w:val="both"/>
        <w:rPr>
          <w:sz w:val="24"/>
          <w:szCs w:val="24"/>
        </w:rPr>
      </w:pPr>
      <w:r w:rsidRPr="00A023A3">
        <w:rPr>
          <w:sz w:val="24"/>
          <w:szCs w:val="24"/>
        </w:rPr>
        <w:t>This work was supported by</w:t>
      </w:r>
      <w:r w:rsidR="00512114">
        <w:rPr>
          <w:sz w:val="24"/>
          <w:szCs w:val="24"/>
        </w:rPr>
        <w:t xml:space="preserve"> </w:t>
      </w:r>
      <w:r w:rsidRPr="00A023A3">
        <w:rPr>
          <w:sz w:val="24"/>
          <w:szCs w:val="24"/>
        </w:rPr>
        <w:t>a</w:t>
      </w:r>
      <w:r w:rsidR="00512114">
        <w:rPr>
          <w:sz w:val="24"/>
          <w:szCs w:val="24"/>
        </w:rPr>
        <w:t xml:space="preserve"> </w:t>
      </w:r>
      <w:r w:rsidRPr="00A023A3">
        <w:rPr>
          <w:sz w:val="24"/>
          <w:szCs w:val="24"/>
        </w:rPr>
        <w:t> British Heart Foundation PhD studentship (</w:t>
      </w:r>
      <w:hyperlink r:id="rId31" w:anchor="gts0005" w:history="1">
        <w:r w:rsidRPr="00A023A3">
          <w:rPr>
            <w:sz w:val="24"/>
            <w:szCs w:val="24"/>
          </w:rPr>
          <w:t>FS/4yPhD/F/20/34134</w:t>
        </w:r>
      </w:hyperlink>
      <w:r w:rsidRPr="00A023A3">
        <w:rPr>
          <w:sz w:val="24"/>
          <w:szCs w:val="24"/>
        </w:rPr>
        <w:t xml:space="preserve">) and </w:t>
      </w:r>
      <w:r w:rsidR="00F42AA7">
        <w:rPr>
          <w:sz w:val="24"/>
          <w:szCs w:val="24"/>
        </w:rPr>
        <w:t>a BHF A</w:t>
      </w:r>
      <w:r w:rsidRPr="00A023A3">
        <w:rPr>
          <w:sz w:val="24"/>
          <w:szCs w:val="24"/>
        </w:rPr>
        <w:t>ccelerator award (AA/18/6/34223); UK Research and Innovation </w:t>
      </w:r>
      <w:commentRangeStart w:id="21"/>
      <w:r w:rsidRPr="00A023A3">
        <w:rPr>
          <w:sz w:val="24"/>
          <w:szCs w:val="24"/>
        </w:rPr>
        <w:t>…..</w:t>
      </w:r>
      <w:commentRangeEnd w:id="21"/>
      <w:r w:rsidR="00F77D5E">
        <w:rPr>
          <w:rStyle w:val="CommentReference"/>
        </w:rPr>
        <w:commentReference w:id="21"/>
      </w:r>
      <w:r w:rsidRPr="00A023A3">
        <w:rPr>
          <w:sz w:val="24"/>
          <w:szCs w:val="24"/>
        </w:rPr>
        <w:t xml:space="preserve">. </w:t>
      </w:r>
      <w:r w:rsidR="0013409C">
        <w:rPr>
          <w:sz w:val="24"/>
          <w:szCs w:val="24"/>
        </w:rPr>
        <w:t>ADH</w:t>
      </w:r>
      <w:r w:rsidR="0013409C" w:rsidRPr="00A55972">
        <w:rPr>
          <w:sz w:val="24"/>
          <w:szCs w:val="24"/>
        </w:rPr>
        <w:t xml:space="preserve"> receives support from the British Heart Foundation, the Horizon 2020 and Horizon Europe </w:t>
      </w:r>
      <w:proofErr w:type="spellStart"/>
      <w:r w:rsidR="0013409C" w:rsidRPr="00A55972">
        <w:rPr>
          <w:sz w:val="24"/>
          <w:szCs w:val="24"/>
        </w:rPr>
        <w:t>Programmes</w:t>
      </w:r>
      <w:proofErr w:type="spellEnd"/>
      <w:r w:rsidR="0013409C" w:rsidRPr="00A55972">
        <w:rPr>
          <w:sz w:val="24"/>
          <w:szCs w:val="24"/>
        </w:rPr>
        <w:t xml:space="preserve"> of the European Union, the National Institute for Health Research University College London Hospitals Biomedical Research Centre, the UK Medical Research Council, the National Institute for Health Research, the </w:t>
      </w:r>
      <w:proofErr w:type="spellStart"/>
      <w:r w:rsidR="0013409C" w:rsidRPr="00A55972">
        <w:rPr>
          <w:sz w:val="24"/>
          <w:szCs w:val="24"/>
        </w:rPr>
        <w:t>Wellcome</w:t>
      </w:r>
      <w:proofErr w:type="spellEnd"/>
      <w:r w:rsidR="0013409C" w:rsidRPr="00A55972">
        <w:rPr>
          <w:sz w:val="24"/>
          <w:szCs w:val="24"/>
        </w:rPr>
        <w:t xml:space="preserve"> Trust, and works in a unit that receives support from the UK Medical Research Council.</w:t>
      </w:r>
      <w:r w:rsidR="002B3CDF">
        <w:rPr>
          <w:sz w:val="24"/>
          <w:szCs w:val="24"/>
        </w:rPr>
        <w:t xml:space="preserve"> </w:t>
      </w:r>
      <w:proofErr w:type="spellStart"/>
      <w:r w:rsidR="004B32AF">
        <w:rPr>
          <w:sz w:val="24"/>
          <w:szCs w:val="24"/>
        </w:rPr>
        <w:t>RhHD</w:t>
      </w:r>
      <w:proofErr w:type="spellEnd"/>
      <w:r w:rsidR="004B32AF">
        <w:rPr>
          <w:sz w:val="24"/>
          <w:szCs w:val="24"/>
        </w:rPr>
        <w:t xml:space="preserve"> was funded by the UCL</w:t>
      </w:r>
      <w:r w:rsidR="008D18DE">
        <w:rPr>
          <w:sz w:val="24"/>
          <w:szCs w:val="24"/>
        </w:rPr>
        <w:t>H</w:t>
      </w:r>
      <w:r w:rsidR="004B32AF">
        <w:rPr>
          <w:sz w:val="24"/>
          <w:szCs w:val="24"/>
        </w:rPr>
        <w:t xml:space="preserve"> </w:t>
      </w:r>
      <w:r w:rsidR="008D18DE">
        <w:rPr>
          <w:sz w:val="24"/>
          <w:szCs w:val="24"/>
        </w:rPr>
        <w:t>Biomedical R</w:t>
      </w:r>
      <w:r w:rsidR="004B32AF">
        <w:rPr>
          <w:sz w:val="24"/>
          <w:szCs w:val="24"/>
        </w:rPr>
        <w:t xml:space="preserve">esearch </w:t>
      </w:r>
      <w:r w:rsidR="008D18DE">
        <w:rPr>
          <w:sz w:val="24"/>
          <w:szCs w:val="24"/>
        </w:rPr>
        <w:t>C</w:t>
      </w:r>
      <w:r w:rsidR="004B32AF">
        <w:rPr>
          <w:sz w:val="24"/>
          <w:szCs w:val="24"/>
        </w:rPr>
        <w:t xml:space="preserve">entre (BRC). </w:t>
      </w:r>
      <w:r w:rsidRPr="00A023A3">
        <w:rPr>
          <w:sz w:val="24"/>
          <w:szCs w:val="24"/>
        </w:rPr>
        <w:t xml:space="preserve">This research </w:t>
      </w:r>
      <w:r w:rsidR="00ED0E2E">
        <w:rPr>
          <w:sz w:val="24"/>
          <w:szCs w:val="24"/>
        </w:rPr>
        <w:t>was</w:t>
      </w:r>
      <w:r w:rsidRPr="00A023A3">
        <w:rPr>
          <w:sz w:val="24"/>
          <w:szCs w:val="24"/>
        </w:rPr>
        <w:t xml:space="preserve"> conducted using the UK Biobank Resource under Application Number </w:t>
      </w:r>
      <w:hyperlink r:id="rId32" w:anchor="gts0020" w:history="1">
        <w:r w:rsidRPr="00A023A3">
          <w:rPr>
            <w:sz w:val="24"/>
            <w:szCs w:val="24"/>
          </w:rPr>
          <w:t>71702</w:t>
        </w:r>
      </w:hyperlink>
      <w:r w:rsidRPr="00A023A3">
        <w:rPr>
          <w:sz w:val="24"/>
          <w:szCs w:val="24"/>
        </w:rPr>
        <w:t>.</w:t>
      </w:r>
      <w:r w:rsidR="004B32AF">
        <w:rPr>
          <w:sz w:val="24"/>
          <w:szCs w:val="24"/>
        </w:rPr>
        <w:t xml:space="preserve"> </w:t>
      </w:r>
    </w:p>
    <w:p w14:paraId="5260721F" w14:textId="7A2CC60B" w:rsidR="00517395" w:rsidRDefault="00081749" w:rsidP="00F034EC">
      <w:pPr>
        <w:jc w:val="both"/>
        <w:rPr>
          <w:rFonts w:asciiTheme="majorHAnsi" w:eastAsiaTheme="majorEastAsia" w:hAnsiTheme="majorHAnsi" w:cstheme="majorBidi"/>
          <w:b/>
          <w:bCs/>
          <w:kern w:val="2"/>
          <w:sz w:val="32"/>
          <w:szCs w:val="32"/>
          <w:lang w:eastAsia="en-US"/>
          <w14:ligatures w14:val="standardContextual"/>
        </w:rPr>
      </w:pPr>
      <w:r>
        <w:rPr>
          <w:rFonts w:asciiTheme="majorHAnsi" w:eastAsiaTheme="majorEastAsia" w:hAnsiTheme="majorHAnsi" w:cstheme="majorBidi"/>
          <w:b/>
          <w:bCs/>
          <w:kern w:val="2"/>
          <w:sz w:val="32"/>
          <w:szCs w:val="32"/>
          <w:lang w:eastAsia="en-US"/>
          <w14:ligatures w14:val="standardContextual"/>
        </w:rPr>
        <w:br w:type="column"/>
      </w:r>
      <w:r w:rsidR="009915F9">
        <w:rPr>
          <w:rFonts w:asciiTheme="majorHAnsi" w:eastAsiaTheme="majorEastAsia" w:hAnsiTheme="majorHAnsi" w:cstheme="majorBidi"/>
          <w:b/>
          <w:bCs/>
          <w:kern w:val="2"/>
          <w:sz w:val="32"/>
          <w:szCs w:val="32"/>
          <w:lang w:eastAsia="en-US"/>
          <w14:ligatures w14:val="standardContextual"/>
        </w:rPr>
        <w:lastRenderedPageBreak/>
        <w:t>References</w:t>
      </w:r>
    </w:p>
    <w:p w14:paraId="28FA21D3" w14:textId="03C38B19" w:rsidR="00C56DCC" w:rsidRPr="00C56DCC" w:rsidRDefault="007A3009" w:rsidP="00C56DCC">
      <w:pPr>
        <w:widowControl w:val="0"/>
        <w:autoSpaceDE w:val="0"/>
        <w:autoSpaceDN w:val="0"/>
        <w:adjustRightInd w:val="0"/>
        <w:spacing w:line="240" w:lineRule="auto"/>
        <w:ind w:left="640" w:hanging="640"/>
        <w:rPr>
          <w:rFonts w:ascii="Calibri Light" w:hAnsi="Calibri Light" w:cs="Calibri Light"/>
          <w:noProof/>
          <w:sz w:val="32"/>
          <w:szCs w:val="24"/>
        </w:rPr>
      </w:pPr>
      <w:r>
        <w:rPr>
          <w:rFonts w:asciiTheme="majorHAnsi" w:eastAsiaTheme="majorEastAsia" w:hAnsiTheme="majorHAnsi" w:cstheme="majorBidi"/>
          <w:b/>
          <w:bCs/>
          <w:kern w:val="2"/>
          <w:sz w:val="32"/>
          <w:szCs w:val="32"/>
          <w:lang w:eastAsia="en-US"/>
          <w14:ligatures w14:val="standardContextual"/>
        </w:rPr>
        <w:fldChar w:fldCharType="begin" w:fldLock="1"/>
      </w:r>
      <w:r>
        <w:rPr>
          <w:rFonts w:asciiTheme="majorHAnsi" w:eastAsiaTheme="majorEastAsia" w:hAnsiTheme="majorHAnsi" w:cstheme="majorBidi"/>
          <w:b/>
          <w:bCs/>
          <w:kern w:val="2"/>
          <w:sz w:val="32"/>
          <w:szCs w:val="32"/>
          <w:lang w:eastAsia="en-US"/>
          <w14:ligatures w14:val="standardContextual"/>
        </w:rPr>
        <w:instrText xml:space="preserve">ADDIN Mendeley Bibliography CSL_BIBLIOGRAPHY </w:instrText>
      </w:r>
      <w:r>
        <w:rPr>
          <w:rFonts w:asciiTheme="majorHAnsi" w:eastAsiaTheme="majorEastAsia" w:hAnsiTheme="majorHAnsi" w:cstheme="majorBidi"/>
          <w:b/>
          <w:bCs/>
          <w:kern w:val="2"/>
          <w:sz w:val="32"/>
          <w:szCs w:val="32"/>
          <w:lang w:eastAsia="en-US"/>
          <w14:ligatures w14:val="standardContextual"/>
        </w:rPr>
        <w:fldChar w:fldCharType="separate"/>
      </w:r>
      <w:r w:rsidR="00C56DCC" w:rsidRPr="00C56DCC">
        <w:rPr>
          <w:rFonts w:ascii="Calibri Light" w:hAnsi="Calibri Light" w:cs="Calibri Light"/>
          <w:noProof/>
          <w:sz w:val="32"/>
          <w:szCs w:val="24"/>
        </w:rPr>
        <w:t>[1]</w:t>
      </w:r>
      <w:r w:rsidR="00C56DCC" w:rsidRPr="00C56DCC">
        <w:rPr>
          <w:rFonts w:ascii="Calibri Light" w:hAnsi="Calibri Light" w:cs="Calibri Light"/>
          <w:noProof/>
          <w:sz w:val="32"/>
          <w:szCs w:val="24"/>
        </w:rPr>
        <w:tab/>
        <w:t>Ohyama Y, Ambale-Venkatesh B, Noda C, Kim JY, Tanami Y, Teixido-Tura G, et al. Aortic Arch Pulse Wave Velocity Assessed by Magnetic Resonance Imaging as a Predictor of Incident Cardiovascular Events: The MESA (Multi-Ethnic Study of Atherosclerosis). Hypertension 2017;70:524–30. https://doi.org/10.1161/HYPERTENSIONAHA.116.08749.</w:t>
      </w:r>
    </w:p>
    <w:p w14:paraId="1EF06037" w14:textId="77777777" w:rsidR="00C56DCC" w:rsidRPr="00C56DCC" w:rsidRDefault="00C56DCC" w:rsidP="00C56DCC">
      <w:pPr>
        <w:widowControl w:val="0"/>
        <w:autoSpaceDE w:val="0"/>
        <w:autoSpaceDN w:val="0"/>
        <w:adjustRightInd w:val="0"/>
        <w:spacing w:line="240" w:lineRule="auto"/>
        <w:ind w:left="640" w:hanging="640"/>
        <w:rPr>
          <w:rFonts w:ascii="Calibri Light" w:hAnsi="Calibri Light" w:cs="Calibri Light"/>
          <w:noProof/>
          <w:sz w:val="32"/>
          <w:szCs w:val="24"/>
        </w:rPr>
      </w:pPr>
      <w:r w:rsidRPr="00C56DCC">
        <w:rPr>
          <w:rFonts w:ascii="Calibri Light" w:hAnsi="Calibri Light" w:cs="Calibri Light"/>
          <w:noProof/>
          <w:sz w:val="32"/>
          <w:szCs w:val="24"/>
        </w:rPr>
        <w:t>[2]</w:t>
      </w:r>
      <w:r w:rsidRPr="00C56DCC">
        <w:rPr>
          <w:rFonts w:ascii="Calibri Light" w:hAnsi="Calibri Light" w:cs="Calibri Light"/>
          <w:noProof/>
          <w:sz w:val="32"/>
          <w:szCs w:val="24"/>
        </w:rPr>
        <w:tab/>
        <w:t>Cavalcante JL, Lima JAC, Redheuil A, Al-Mallah MH. Aortic stiffness: Current understanding and future directions. J Am Coll Cardiol 2011;57:1511–22. https://doi.org/10.1016/j.jacc.2010.12.017.</w:t>
      </w:r>
    </w:p>
    <w:p w14:paraId="06A7D92D" w14:textId="77777777" w:rsidR="00C56DCC" w:rsidRPr="00C56DCC" w:rsidRDefault="00C56DCC" w:rsidP="00C56DCC">
      <w:pPr>
        <w:widowControl w:val="0"/>
        <w:autoSpaceDE w:val="0"/>
        <w:autoSpaceDN w:val="0"/>
        <w:adjustRightInd w:val="0"/>
        <w:spacing w:line="240" w:lineRule="auto"/>
        <w:ind w:left="640" w:hanging="640"/>
        <w:rPr>
          <w:rFonts w:ascii="Calibri Light" w:hAnsi="Calibri Light" w:cs="Calibri Light"/>
          <w:noProof/>
          <w:sz w:val="32"/>
          <w:szCs w:val="24"/>
        </w:rPr>
      </w:pPr>
      <w:r w:rsidRPr="00C56DCC">
        <w:rPr>
          <w:rFonts w:ascii="Calibri Light" w:hAnsi="Calibri Light" w:cs="Calibri Light"/>
          <w:noProof/>
          <w:sz w:val="32"/>
          <w:szCs w:val="24"/>
        </w:rPr>
        <w:t>[3]</w:t>
      </w:r>
      <w:r w:rsidRPr="00C56DCC">
        <w:rPr>
          <w:rFonts w:ascii="Calibri Light" w:hAnsi="Calibri Light" w:cs="Calibri Light"/>
          <w:noProof/>
          <w:sz w:val="32"/>
          <w:szCs w:val="24"/>
        </w:rPr>
        <w:tab/>
        <w:t>Mancini GBJ, Dahlöf B, Díez J, Cohn JN. Surrogate markers for cardiovascular disease: Structural markers. Circulation 2004;109. https://doi.org/10.1161/01.CIR.0000133442.99186.39.</w:t>
      </w:r>
    </w:p>
    <w:p w14:paraId="704359DA" w14:textId="77777777" w:rsidR="00C56DCC" w:rsidRPr="00C56DCC" w:rsidRDefault="00C56DCC" w:rsidP="00C56DCC">
      <w:pPr>
        <w:widowControl w:val="0"/>
        <w:autoSpaceDE w:val="0"/>
        <w:autoSpaceDN w:val="0"/>
        <w:adjustRightInd w:val="0"/>
        <w:spacing w:line="240" w:lineRule="auto"/>
        <w:ind w:left="640" w:hanging="640"/>
        <w:rPr>
          <w:rFonts w:ascii="Calibri Light" w:hAnsi="Calibri Light" w:cs="Calibri Light"/>
          <w:noProof/>
          <w:sz w:val="32"/>
          <w:szCs w:val="24"/>
        </w:rPr>
      </w:pPr>
      <w:r w:rsidRPr="00C56DCC">
        <w:rPr>
          <w:rFonts w:ascii="Calibri Light" w:hAnsi="Calibri Light" w:cs="Calibri Light"/>
          <w:noProof/>
          <w:sz w:val="32"/>
          <w:szCs w:val="24"/>
        </w:rPr>
        <w:t>[4]</w:t>
      </w:r>
      <w:r w:rsidRPr="00C56DCC">
        <w:rPr>
          <w:rFonts w:ascii="Calibri Light" w:hAnsi="Calibri Light" w:cs="Calibri Light"/>
          <w:noProof/>
          <w:sz w:val="32"/>
          <w:szCs w:val="24"/>
        </w:rPr>
        <w:tab/>
        <w:t>Negoita M, Hughes AD, Parker KH, Khir AW. Non-invasive technique for determining local pulse wave velocity in humans ascending aorta. Comput Cardiol (2010) 2017;44:1–4. https://doi.org/10.22489/CinC.2017.218-036.</w:t>
      </w:r>
    </w:p>
    <w:p w14:paraId="62DAFD79" w14:textId="77777777" w:rsidR="00C56DCC" w:rsidRPr="00C56DCC" w:rsidRDefault="00C56DCC" w:rsidP="00C56DCC">
      <w:pPr>
        <w:widowControl w:val="0"/>
        <w:autoSpaceDE w:val="0"/>
        <w:autoSpaceDN w:val="0"/>
        <w:adjustRightInd w:val="0"/>
        <w:spacing w:line="240" w:lineRule="auto"/>
        <w:ind w:left="640" w:hanging="640"/>
        <w:rPr>
          <w:rFonts w:ascii="Calibri Light" w:hAnsi="Calibri Light" w:cs="Calibri Light"/>
          <w:noProof/>
          <w:sz w:val="32"/>
          <w:szCs w:val="24"/>
        </w:rPr>
      </w:pPr>
      <w:r w:rsidRPr="00C56DCC">
        <w:rPr>
          <w:rFonts w:ascii="Calibri Light" w:hAnsi="Calibri Light" w:cs="Calibri Light"/>
          <w:noProof/>
          <w:sz w:val="32"/>
          <w:szCs w:val="24"/>
        </w:rPr>
        <w:t>[5]</w:t>
      </w:r>
      <w:r w:rsidRPr="00C56DCC">
        <w:rPr>
          <w:rFonts w:ascii="Calibri Light" w:hAnsi="Calibri Light" w:cs="Calibri Light"/>
          <w:noProof/>
          <w:sz w:val="32"/>
          <w:szCs w:val="24"/>
        </w:rPr>
        <w:tab/>
        <w:t>Wentland AL, Grist TM, Wieben O. Review of MRI-based measurements of pulse wave velocity: a biomarker of arterial stiffness. Cardiovasc Diagn Ther 2014;4:193–206. https://doi.org/10.3978/j.issn.2223-3652.2014.03.04.</w:t>
      </w:r>
    </w:p>
    <w:p w14:paraId="063AFFC6" w14:textId="77777777" w:rsidR="00C56DCC" w:rsidRPr="00C56DCC" w:rsidRDefault="00C56DCC" w:rsidP="00C56DCC">
      <w:pPr>
        <w:widowControl w:val="0"/>
        <w:autoSpaceDE w:val="0"/>
        <w:autoSpaceDN w:val="0"/>
        <w:adjustRightInd w:val="0"/>
        <w:spacing w:line="240" w:lineRule="auto"/>
        <w:ind w:left="640" w:hanging="640"/>
        <w:rPr>
          <w:rFonts w:ascii="Calibri Light" w:hAnsi="Calibri Light" w:cs="Calibri Light"/>
          <w:noProof/>
          <w:sz w:val="32"/>
          <w:szCs w:val="24"/>
        </w:rPr>
      </w:pPr>
      <w:r w:rsidRPr="00C56DCC">
        <w:rPr>
          <w:rFonts w:ascii="Calibri Light" w:hAnsi="Calibri Light" w:cs="Calibri Light"/>
          <w:noProof/>
          <w:sz w:val="32"/>
          <w:szCs w:val="24"/>
        </w:rPr>
        <w:t>[6]</w:t>
      </w:r>
      <w:r w:rsidRPr="00C56DCC">
        <w:rPr>
          <w:rFonts w:ascii="Calibri Light" w:hAnsi="Calibri Light" w:cs="Calibri Light"/>
          <w:noProof/>
          <w:sz w:val="32"/>
          <w:szCs w:val="24"/>
        </w:rPr>
        <w:tab/>
        <w:t>Townsend RR, Wilkinson IB, Schiffrin EL, Avolio AP, Chirinos JA, Cockcroft JR, et al. Recommendations for Improving and Standardizing Vascular Research on Arterial Stiffness: A Scientific Statement from the American Heart Association. Hypertension 2015;66:698–722. https://doi.org/10.1161/HYP.0000000000000033.</w:t>
      </w:r>
    </w:p>
    <w:p w14:paraId="2073093A" w14:textId="77777777" w:rsidR="00C56DCC" w:rsidRPr="00C56DCC" w:rsidRDefault="00C56DCC" w:rsidP="00C56DCC">
      <w:pPr>
        <w:widowControl w:val="0"/>
        <w:autoSpaceDE w:val="0"/>
        <w:autoSpaceDN w:val="0"/>
        <w:adjustRightInd w:val="0"/>
        <w:spacing w:line="240" w:lineRule="auto"/>
        <w:ind w:left="640" w:hanging="640"/>
        <w:rPr>
          <w:rFonts w:ascii="Calibri Light" w:hAnsi="Calibri Light" w:cs="Calibri Light"/>
          <w:noProof/>
          <w:sz w:val="32"/>
          <w:szCs w:val="24"/>
        </w:rPr>
      </w:pPr>
      <w:r w:rsidRPr="00C56DCC">
        <w:rPr>
          <w:rFonts w:ascii="Calibri Light" w:hAnsi="Calibri Light" w:cs="Calibri Light"/>
          <w:noProof/>
          <w:sz w:val="32"/>
          <w:szCs w:val="24"/>
        </w:rPr>
        <w:t>[7]</w:t>
      </w:r>
      <w:r w:rsidRPr="00C56DCC">
        <w:rPr>
          <w:rFonts w:ascii="Calibri Light" w:hAnsi="Calibri Light" w:cs="Calibri Light"/>
          <w:noProof/>
          <w:sz w:val="32"/>
          <w:szCs w:val="24"/>
        </w:rPr>
        <w:tab/>
        <w:t xml:space="preserve">Spronck B, Terentes-Printzios D, Avolio AP, Boutouyrie P, Guala A, Jerončić A, et al. 2024 Recommendations for Validation of Noninvasive Arterial Pulse Wave Velocity Measurement Devices. Hypertension 2024;81:183–92. </w:t>
      </w:r>
      <w:r w:rsidRPr="00C56DCC">
        <w:rPr>
          <w:rFonts w:ascii="Calibri Light" w:hAnsi="Calibri Light" w:cs="Calibri Light"/>
          <w:noProof/>
          <w:sz w:val="32"/>
          <w:szCs w:val="24"/>
        </w:rPr>
        <w:lastRenderedPageBreak/>
        <w:t>https://doi.org/10.1161/HYPERTENSIONAHA.123.21618.</w:t>
      </w:r>
    </w:p>
    <w:p w14:paraId="7835B5AE" w14:textId="77777777" w:rsidR="00C56DCC" w:rsidRPr="00C56DCC" w:rsidRDefault="00C56DCC" w:rsidP="00C56DCC">
      <w:pPr>
        <w:widowControl w:val="0"/>
        <w:autoSpaceDE w:val="0"/>
        <w:autoSpaceDN w:val="0"/>
        <w:adjustRightInd w:val="0"/>
        <w:spacing w:line="240" w:lineRule="auto"/>
        <w:ind w:left="640" w:hanging="640"/>
        <w:rPr>
          <w:rFonts w:ascii="Calibri Light" w:hAnsi="Calibri Light" w:cs="Calibri Light"/>
          <w:noProof/>
          <w:sz w:val="32"/>
          <w:szCs w:val="24"/>
        </w:rPr>
      </w:pPr>
      <w:r w:rsidRPr="00C56DCC">
        <w:rPr>
          <w:rFonts w:ascii="Calibri Light" w:hAnsi="Calibri Light" w:cs="Calibri Light"/>
          <w:noProof/>
          <w:sz w:val="32"/>
          <w:szCs w:val="24"/>
        </w:rPr>
        <w:t>[8]</w:t>
      </w:r>
      <w:r w:rsidRPr="00C56DCC">
        <w:rPr>
          <w:rFonts w:ascii="Calibri Light" w:hAnsi="Calibri Light" w:cs="Calibri Light"/>
          <w:noProof/>
          <w:sz w:val="32"/>
          <w:szCs w:val="24"/>
        </w:rPr>
        <w:tab/>
        <w:t>Van Engelen A, Silva Vieira M, Rafiq I, Cecelja M, Schneider T, De Bliek H, et al. Aortic length measurements for pulse wave velocity calculation: Manual 2D vs automated 3D centreline extraction. J Cardiovasc Magn Reson 2017;19:32. https://doi.org/10.1186/s12968-017-0341-y.</w:t>
      </w:r>
    </w:p>
    <w:p w14:paraId="3F87DC95" w14:textId="77777777" w:rsidR="00C56DCC" w:rsidRPr="00C56DCC" w:rsidRDefault="00C56DCC" w:rsidP="00C56DCC">
      <w:pPr>
        <w:widowControl w:val="0"/>
        <w:autoSpaceDE w:val="0"/>
        <w:autoSpaceDN w:val="0"/>
        <w:adjustRightInd w:val="0"/>
        <w:spacing w:line="240" w:lineRule="auto"/>
        <w:ind w:left="640" w:hanging="640"/>
        <w:rPr>
          <w:rFonts w:ascii="Calibri Light" w:hAnsi="Calibri Light" w:cs="Calibri Light"/>
          <w:noProof/>
          <w:sz w:val="32"/>
          <w:szCs w:val="24"/>
        </w:rPr>
      </w:pPr>
      <w:r w:rsidRPr="00C56DCC">
        <w:rPr>
          <w:rFonts w:ascii="Calibri Light" w:hAnsi="Calibri Light" w:cs="Calibri Light"/>
          <w:noProof/>
          <w:sz w:val="32"/>
          <w:szCs w:val="24"/>
        </w:rPr>
        <w:t>[9]</w:t>
      </w:r>
      <w:r w:rsidRPr="00C56DCC">
        <w:rPr>
          <w:rFonts w:ascii="Calibri Light" w:hAnsi="Calibri Light" w:cs="Calibri Light"/>
          <w:noProof/>
          <w:sz w:val="32"/>
          <w:szCs w:val="24"/>
        </w:rPr>
        <w:tab/>
        <w:t>Dietenbeck T, Craiem D, Rosenbaum D, Giron A, De Cesare A, Bouaou K, et al. 3D aortic morphology and stiffness in MRI using semi-automated cylindrical active surface provides optimized description of the vascular effects of aging and hypertension. Comput Biol Med 2018;103:101–8. https://doi.org/10.1016/j.compbiomed.2018.10.006.</w:t>
      </w:r>
    </w:p>
    <w:p w14:paraId="5A260A15" w14:textId="77777777" w:rsidR="00C56DCC" w:rsidRPr="00C56DCC" w:rsidRDefault="00C56DCC" w:rsidP="00C56DCC">
      <w:pPr>
        <w:widowControl w:val="0"/>
        <w:autoSpaceDE w:val="0"/>
        <w:autoSpaceDN w:val="0"/>
        <w:adjustRightInd w:val="0"/>
        <w:spacing w:line="240" w:lineRule="auto"/>
        <w:ind w:left="640" w:hanging="640"/>
        <w:rPr>
          <w:rFonts w:ascii="Calibri Light" w:hAnsi="Calibri Light" w:cs="Calibri Light"/>
          <w:noProof/>
          <w:sz w:val="32"/>
          <w:szCs w:val="24"/>
        </w:rPr>
      </w:pPr>
      <w:r w:rsidRPr="00C56DCC">
        <w:rPr>
          <w:rFonts w:ascii="Calibri Light" w:hAnsi="Calibri Light" w:cs="Calibri Light"/>
          <w:noProof/>
          <w:sz w:val="32"/>
          <w:szCs w:val="24"/>
        </w:rPr>
        <w:t>[10]</w:t>
      </w:r>
      <w:r w:rsidRPr="00C56DCC">
        <w:rPr>
          <w:rFonts w:ascii="Calibri Light" w:hAnsi="Calibri Light" w:cs="Calibri Light"/>
          <w:noProof/>
          <w:sz w:val="32"/>
          <w:szCs w:val="24"/>
        </w:rPr>
        <w:tab/>
        <w:t>Petersen SE, Matthews PM, Francis JM, Robson MD, Zemrak F, Boubertakh R, et al. UK Biobank’s cardiovascular magnetic resonance protocol. J Cardiovasc Magn Reson 2016;18:8. https://doi.org/10.1186/s12968-016-0227-4.</w:t>
      </w:r>
    </w:p>
    <w:p w14:paraId="005DAC30" w14:textId="77777777" w:rsidR="00C56DCC" w:rsidRPr="00C56DCC" w:rsidRDefault="00C56DCC" w:rsidP="00C56DCC">
      <w:pPr>
        <w:widowControl w:val="0"/>
        <w:autoSpaceDE w:val="0"/>
        <w:autoSpaceDN w:val="0"/>
        <w:adjustRightInd w:val="0"/>
        <w:spacing w:line="240" w:lineRule="auto"/>
        <w:ind w:left="640" w:hanging="640"/>
        <w:rPr>
          <w:rFonts w:ascii="Calibri Light" w:hAnsi="Calibri Light" w:cs="Calibri Light"/>
          <w:noProof/>
          <w:sz w:val="32"/>
          <w:szCs w:val="24"/>
        </w:rPr>
      </w:pPr>
      <w:r w:rsidRPr="00C56DCC">
        <w:rPr>
          <w:rFonts w:ascii="Calibri Light" w:hAnsi="Calibri Light" w:cs="Calibri Light"/>
          <w:noProof/>
          <w:sz w:val="32"/>
          <w:szCs w:val="24"/>
        </w:rPr>
        <w:t>[11]</w:t>
      </w:r>
      <w:r w:rsidRPr="00C56DCC">
        <w:rPr>
          <w:rFonts w:ascii="Calibri Light" w:hAnsi="Calibri Light" w:cs="Calibri Light"/>
          <w:noProof/>
          <w:sz w:val="32"/>
          <w:szCs w:val="24"/>
        </w:rPr>
        <w:tab/>
        <w:t>Littlejohns TJ, Sudlow C, Allen NE, Collins R. UK Biobank: Opportunities for cardiovascular research. Eur Heart J 2019;40:1158–66. https://doi.org/10.1093/eurheartj/ehx254.</w:t>
      </w:r>
    </w:p>
    <w:p w14:paraId="24A357C6" w14:textId="77777777" w:rsidR="00C56DCC" w:rsidRPr="00C56DCC" w:rsidRDefault="00C56DCC" w:rsidP="00C56DCC">
      <w:pPr>
        <w:widowControl w:val="0"/>
        <w:autoSpaceDE w:val="0"/>
        <w:autoSpaceDN w:val="0"/>
        <w:adjustRightInd w:val="0"/>
        <w:spacing w:line="240" w:lineRule="auto"/>
        <w:ind w:left="640" w:hanging="640"/>
        <w:rPr>
          <w:rFonts w:ascii="Calibri Light" w:hAnsi="Calibri Light" w:cs="Calibri Light"/>
          <w:noProof/>
          <w:sz w:val="32"/>
          <w:szCs w:val="24"/>
        </w:rPr>
      </w:pPr>
      <w:r w:rsidRPr="00C56DCC">
        <w:rPr>
          <w:rFonts w:ascii="Calibri Light" w:hAnsi="Calibri Light" w:cs="Calibri Light"/>
          <w:noProof/>
          <w:sz w:val="32"/>
          <w:szCs w:val="24"/>
        </w:rPr>
        <w:t>[12]</w:t>
      </w:r>
      <w:r w:rsidRPr="00C56DCC">
        <w:rPr>
          <w:rFonts w:ascii="Calibri Light" w:hAnsi="Calibri Light" w:cs="Calibri Light"/>
          <w:noProof/>
          <w:sz w:val="32"/>
          <w:szCs w:val="24"/>
        </w:rPr>
        <w:tab/>
        <w:t>Jiang Y, Punjabi K, Pierce I, Knight D, Yao T, Steeden J, et al. A machine learning algorithm for creating isotropic 3D aortic segmentations from routine cardiac MR localizers. Magn Reson Imaging 2025;115:110253. https://doi.org/10.1016/j.mri.2024.110253.</w:t>
      </w:r>
    </w:p>
    <w:p w14:paraId="296B1276" w14:textId="77777777" w:rsidR="00C56DCC" w:rsidRPr="00C56DCC" w:rsidRDefault="00C56DCC" w:rsidP="00C56DCC">
      <w:pPr>
        <w:widowControl w:val="0"/>
        <w:autoSpaceDE w:val="0"/>
        <w:autoSpaceDN w:val="0"/>
        <w:adjustRightInd w:val="0"/>
        <w:spacing w:line="240" w:lineRule="auto"/>
        <w:ind w:left="640" w:hanging="640"/>
        <w:rPr>
          <w:rFonts w:ascii="Calibri Light" w:hAnsi="Calibri Light" w:cs="Calibri Light"/>
          <w:noProof/>
          <w:sz w:val="32"/>
          <w:szCs w:val="24"/>
        </w:rPr>
      </w:pPr>
      <w:r w:rsidRPr="00C56DCC">
        <w:rPr>
          <w:rFonts w:ascii="Calibri Light" w:hAnsi="Calibri Light" w:cs="Calibri Light"/>
          <w:noProof/>
          <w:sz w:val="32"/>
          <w:szCs w:val="24"/>
        </w:rPr>
        <w:t>[13]</w:t>
      </w:r>
      <w:r w:rsidRPr="00C56DCC">
        <w:rPr>
          <w:rFonts w:ascii="Calibri Light" w:hAnsi="Calibri Light" w:cs="Calibri Light"/>
          <w:noProof/>
          <w:sz w:val="32"/>
          <w:szCs w:val="24"/>
        </w:rPr>
        <w:tab/>
        <w:t>Kramer CM, Barkhausen J, Bucciarelli-Ducci C, Flamm SD, Kim RJ, Nagel E. Standardized cardiovascular magnetic resonance imaging (CMR) protocols: 2020 update. J Cardiovasc Magn Reson 2020;22:1–18. https://doi.org/10.1186/s12968-020-00607-1.</w:t>
      </w:r>
    </w:p>
    <w:p w14:paraId="0BAFFE54" w14:textId="77777777" w:rsidR="00C56DCC" w:rsidRPr="00C56DCC" w:rsidRDefault="00C56DCC" w:rsidP="00C56DCC">
      <w:pPr>
        <w:widowControl w:val="0"/>
        <w:autoSpaceDE w:val="0"/>
        <w:autoSpaceDN w:val="0"/>
        <w:adjustRightInd w:val="0"/>
        <w:spacing w:line="240" w:lineRule="auto"/>
        <w:ind w:left="640" w:hanging="640"/>
        <w:rPr>
          <w:rFonts w:ascii="Calibri Light" w:hAnsi="Calibri Light" w:cs="Calibri Light"/>
          <w:noProof/>
          <w:sz w:val="32"/>
          <w:szCs w:val="24"/>
        </w:rPr>
      </w:pPr>
      <w:r w:rsidRPr="00C56DCC">
        <w:rPr>
          <w:rFonts w:ascii="Calibri Light" w:hAnsi="Calibri Light" w:cs="Calibri Light"/>
          <w:noProof/>
          <w:sz w:val="32"/>
          <w:szCs w:val="24"/>
        </w:rPr>
        <w:t>[14]</w:t>
      </w:r>
      <w:r w:rsidRPr="00C56DCC">
        <w:rPr>
          <w:rFonts w:ascii="Calibri Light" w:hAnsi="Calibri Light" w:cs="Calibri Light"/>
          <w:noProof/>
          <w:sz w:val="32"/>
          <w:szCs w:val="24"/>
        </w:rPr>
        <w:tab/>
        <w:t>Pace DF, Contreras HTM, Romanowicz J, Ghelani S, Rahaman I, Zhang Y, et al. HVSMR-2.0: A 3D cardiovascular MR dataset for whole-heart segmentation in congenital heart disease. Sci Data 2024;11:1–11. https://doi.org/10.1038/s41597-024-03469-9.</w:t>
      </w:r>
    </w:p>
    <w:p w14:paraId="79BC9E99" w14:textId="77777777" w:rsidR="00C56DCC" w:rsidRPr="00C56DCC" w:rsidRDefault="00C56DCC" w:rsidP="00C56DCC">
      <w:pPr>
        <w:widowControl w:val="0"/>
        <w:autoSpaceDE w:val="0"/>
        <w:autoSpaceDN w:val="0"/>
        <w:adjustRightInd w:val="0"/>
        <w:spacing w:line="240" w:lineRule="auto"/>
        <w:ind w:left="640" w:hanging="640"/>
        <w:rPr>
          <w:rFonts w:ascii="Calibri Light" w:hAnsi="Calibri Light" w:cs="Calibri Light"/>
          <w:noProof/>
          <w:sz w:val="32"/>
          <w:szCs w:val="24"/>
        </w:rPr>
      </w:pPr>
      <w:r w:rsidRPr="00C56DCC">
        <w:rPr>
          <w:rFonts w:ascii="Calibri Light" w:hAnsi="Calibri Light" w:cs="Calibri Light"/>
          <w:noProof/>
          <w:sz w:val="32"/>
          <w:szCs w:val="24"/>
        </w:rPr>
        <w:lastRenderedPageBreak/>
        <w:t>[15]</w:t>
      </w:r>
      <w:r w:rsidRPr="00C56DCC">
        <w:rPr>
          <w:rFonts w:ascii="Calibri Light" w:hAnsi="Calibri Light" w:cs="Calibri Light"/>
          <w:noProof/>
          <w:sz w:val="32"/>
          <w:szCs w:val="24"/>
        </w:rPr>
        <w:tab/>
        <w:t>Zhuang X, Shen J. Multi-scale patch and multi-modality atlases for whole heart segmentation of MRI. Med Image Anal 2016;31:77–87. https://doi.org/10.1016/j.media.2016.02.006.</w:t>
      </w:r>
    </w:p>
    <w:p w14:paraId="541D5BBA" w14:textId="77777777" w:rsidR="00C56DCC" w:rsidRPr="00C56DCC" w:rsidRDefault="00C56DCC" w:rsidP="00C56DCC">
      <w:pPr>
        <w:widowControl w:val="0"/>
        <w:autoSpaceDE w:val="0"/>
        <w:autoSpaceDN w:val="0"/>
        <w:adjustRightInd w:val="0"/>
        <w:spacing w:line="240" w:lineRule="auto"/>
        <w:ind w:left="640" w:hanging="640"/>
        <w:rPr>
          <w:rFonts w:ascii="Calibri Light" w:hAnsi="Calibri Light" w:cs="Calibri Light"/>
          <w:noProof/>
          <w:sz w:val="32"/>
          <w:szCs w:val="24"/>
        </w:rPr>
      </w:pPr>
      <w:r w:rsidRPr="00C56DCC">
        <w:rPr>
          <w:rFonts w:ascii="Calibri Light" w:hAnsi="Calibri Light" w:cs="Calibri Light"/>
          <w:noProof/>
          <w:sz w:val="32"/>
          <w:szCs w:val="24"/>
        </w:rPr>
        <w:t>[16]</w:t>
      </w:r>
      <w:r w:rsidRPr="00C56DCC">
        <w:rPr>
          <w:rFonts w:ascii="Calibri Light" w:hAnsi="Calibri Light" w:cs="Calibri Light"/>
          <w:noProof/>
          <w:sz w:val="32"/>
          <w:szCs w:val="24"/>
        </w:rPr>
        <w:tab/>
        <w:t>Zhuang X, Li L, Payer C, Štern D, Urschler M, Heinrich MP, et al. Evaluation of algorithms for Multi-Modality Whole Heart Segmentation: An open-access grand challenge. Med Image Anal 2019;58:101537. https://doi.org/10.1016/j.media.2019.101537.</w:t>
      </w:r>
    </w:p>
    <w:p w14:paraId="0554CA10" w14:textId="77777777" w:rsidR="00C56DCC" w:rsidRPr="00C56DCC" w:rsidRDefault="00C56DCC" w:rsidP="00C56DCC">
      <w:pPr>
        <w:widowControl w:val="0"/>
        <w:autoSpaceDE w:val="0"/>
        <w:autoSpaceDN w:val="0"/>
        <w:adjustRightInd w:val="0"/>
        <w:spacing w:line="240" w:lineRule="auto"/>
        <w:ind w:left="640" w:hanging="640"/>
        <w:rPr>
          <w:rFonts w:ascii="Calibri Light" w:hAnsi="Calibri Light" w:cs="Calibri Light"/>
          <w:noProof/>
          <w:sz w:val="32"/>
          <w:szCs w:val="24"/>
        </w:rPr>
      </w:pPr>
      <w:r w:rsidRPr="00C56DCC">
        <w:rPr>
          <w:rFonts w:ascii="Calibri Light" w:hAnsi="Calibri Light" w:cs="Calibri Light"/>
          <w:noProof/>
          <w:sz w:val="32"/>
          <w:szCs w:val="24"/>
        </w:rPr>
        <w:t>[17]</w:t>
      </w:r>
      <w:r w:rsidRPr="00C56DCC">
        <w:rPr>
          <w:rFonts w:ascii="Calibri Light" w:hAnsi="Calibri Light" w:cs="Calibri Light"/>
          <w:noProof/>
          <w:sz w:val="32"/>
          <w:szCs w:val="24"/>
        </w:rPr>
        <w:tab/>
        <w:t>The SciPy community. SciPy Interpolation Tutorial n.d. https://docs.scipy.org/doc/scipy/tutorial/interpolate.html.</w:t>
      </w:r>
    </w:p>
    <w:p w14:paraId="20D872F9" w14:textId="77777777" w:rsidR="00C56DCC" w:rsidRPr="00C56DCC" w:rsidRDefault="00C56DCC" w:rsidP="00C56DCC">
      <w:pPr>
        <w:widowControl w:val="0"/>
        <w:autoSpaceDE w:val="0"/>
        <w:autoSpaceDN w:val="0"/>
        <w:adjustRightInd w:val="0"/>
        <w:spacing w:line="240" w:lineRule="auto"/>
        <w:ind w:left="640" w:hanging="640"/>
        <w:rPr>
          <w:rFonts w:ascii="Calibri Light" w:hAnsi="Calibri Light" w:cs="Calibri Light"/>
          <w:noProof/>
          <w:sz w:val="32"/>
          <w:szCs w:val="24"/>
        </w:rPr>
      </w:pPr>
      <w:r w:rsidRPr="00C56DCC">
        <w:rPr>
          <w:rFonts w:ascii="Calibri Light" w:hAnsi="Calibri Light" w:cs="Calibri Light"/>
          <w:noProof/>
          <w:sz w:val="32"/>
          <w:szCs w:val="24"/>
        </w:rPr>
        <w:t>[18]</w:t>
      </w:r>
      <w:r w:rsidRPr="00C56DCC">
        <w:rPr>
          <w:rFonts w:ascii="Calibri Light" w:hAnsi="Calibri Light" w:cs="Calibri Light"/>
          <w:noProof/>
          <w:sz w:val="32"/>
          <w:szCs w:val="24"/>
        </w:rPr>
        <w:tab/>
        <w:t>Oliphant TE. Python for Scientific Computing. Comput Sci Eng 2007;9:10–20.</w:t>
      </w:r>
    </w:p>
    <w:p w14:paraId="2ABF85E9" w14:textId="77777777" w:rsidR="00C56DCC" w:rsidRPr="00C56DCC" w:rsidRDefault="00C56DCC" w:rsidP="00C56DCC">
      <w:pPr>
        <w:widowControl w:val="0"/>
        <w:autoSpaceDE w:val="0"/>
        <w:autoSpaceDN w:val="0"/>
        <w:adjustRightInd w:val="0"/>
        <w:spacing w:line="240" w:lineRule="auto"/>
        <w:ind w:left="640" w:hanging="640"/>
        <w:rPr>
          <w:rFonts w:ascii="Calibri Light" w:hAnsi="Calibri Light" w:cs="Calibri Light"/>
          <w:noProof/>
          <w:sz w:val="32"/>
          <w:szCs w:val="24"/>
        </w:rPr>
      </w:pPr>
      <w:r w:rsidRPr="00C56DCC">
        <w:rPr>
          <w:rFonts w:ascii="Calibri Light" w:hAnsi="Calibri Light" w:cs="Calibri Light"/>
          <w:noProof/>
          <w:sz w:val="32"/>
          <w:szCs w:val="24"/>
        </w:rPr>
        <w:t>[19]</w:t>
      </w:r>
      <w:r w:rsidRPr="00C56DCC">
        <w:rPr>
          <w:rFonts w:ascii="Calibri Light" w:hAnsi="Calibri Light" w:cs="Calibri Light"/>
          <w:noProof/>
          <w:sz w:val="32"/>
          <w:szCs w:val="24"/>
        </w:rPr>
        <w:tab/>
        <w:t>Virtanen P, Gommers R, Oliphant TE, Haberland M, Reddy T, Cournapeau D, et al. SciPy 1.0: fundamental algorithms for scientific computing in Python. Nat Methods 2020;17:261–72. https://doi.org/10.1038/s41592-019-0686-2.</w:t>
      </w:r>
    </w:p>
    <w:p w14:paraId="1081121D" w14:textId="77777777" w:rsidR="00C56DCC" w:rsidRPr="00C56DCC" w:rsidRDefault="00C56DCC" w:rsidP="00C56DCC">
      <w:pPr>
        <w:widowControl w:val="0"/>
        <w:autoSpaceDE w:val="0"/>
        <w:autoSpaceDN w:val="0"/>
        <w:adjustRightInd w:val="0"/>
        <w:spacing w:line="240" w:lineRule="auto"/>
        <w:ind w:left="640" w:hanging="640"/>
        <w:rPr>
          <w:rFonts w:ascii="Calibri Light" w:hAnsi="Calibri Light" w:cs="Calibri Light"/>
          <w:noProof/>
          <w:sz w:val="32"/>
          <w:szCs w:val="24"/>
        </w:rPr>
      </w:pPr>
      <w:r w:rsidRPr="00C56DCC">
        <w:rPr>
          <w:rFonts w:ascii="Calibri Light" w:hAnsi="Calibri Light" w:cs="Calibri Light"/>
          <w:noProof/>
          <w:sz w:val="32"/>
          <w:szCs w:val="24"/>
        </w:rPr>
        <w:t>[20]</w:t>
      </w:r>
      <w:r w:rsidRPr="00C56DCC">
        <w:rPr>
          <w:rFonts w:ascii="Calibri Light" w:hAnsi="Calibri Light" w:cs="Calibri Light"/>
          <w:noProof/>
          <w:sz w:val="32"/>
          <w:szCs w:val="24"/>
        </w:rPr>
        <w:tab/>
        <w:t>Lorensen WE, Cline HE. MARCHING CUBES : A HIGH RESOLUTION 3D SURFACE CONSTRUCTION ALGORITHM General Electric Company Corporate Research and Development Schenectady , New York 12301 creates triangle models of constant density surfaces from 3D medical data . Using a divide-and-co 1987;21:163–9.</w:t>
      </w:r>
    </w:p>
    <w:p w14:paraId="42A0AD8A" w14:textId="77777777" w:rsidR="00C56DCC" w:rsidRPr="00C56DCC" w:rsidRDefault="00C56DCC" w:rsidP="00C56DCC">
      <w:pPr>
        <w:widowControl w:val="0"/>
        <w:autoSpaceDE w:val="0"/>
        <w:autoSpaceDN w:val="0"/>
        <w:adjustRightInd w:val="0"/>
        <w:spacing w:line="240" w:lineRule="auto"/>
        <w:ind w:left="640" w:hanging="640"/>
        <w:rPr>
          <w:rFonts w:ascii="Calibri Light" w:hAnsi="Calibri Light" w:cs="Calibri Light"/>
          <w:noProof/>
          <w:sz w:val="32"/>
          <w:szCs w:val="24"/>
        </w:rPr>
      </w:pPr>
      <w:r w:rsidRPr="00C56DCC">
        <w:rPr>
          <w:rFonts w:ascii="Calibri Light" w:hAnsi="Calibri Light" w:cs="Calibri Light"/>
          <w:noProof/>
          <w:sz w:val="32"/>
          <w:szCs w:val="24"/>
        </w:rPr>
        <w:t>[21]</w:t>
      </w:r>
      <w:r w:rsidRPr="00C56DCC">
        <w:rPr>
          <w:rFonts w:ascii="Calibri Light" w:hAnsi="Calibri Light" w:cs="Calibri Light"/>
          <w:noProof/>
          <w:sz w:val="32"/>
          <w:szCs w:val="24"/>
        </w:rPr>
        <w:tab/>
        <w:t>Attene M. A lightweight approach to repairing digitized polygon meshes. Vis Comput 2010;26:1393–406. https://doi.org/10.1007/s00371-010-0416-3.</w:t>
      </w:r>
    </w:p>
    <w:p w14:paraId="292E5A28" w14:textId="77777777" w:rsidR="00C56DCC" w:rsidRPr="00C56DCC" w:rsidRDefault="00C56DCC" w:rsidP="00C56DCC">
      <w:pPr>
        <w:widowControl w:val="0"/>
        <w:autoSpaceDE w:val="0"/>
        <w:autoSpaceDN w:val="0"/>
        <w:adjustRightInd w:val="0"/>
        <w:spacing w:line="240" w:lineRule="auto"/>
        <w:ind w:left="640" w:hanging="640"/>
        <w:rPr>
          <w:rFonts w:ascii="Calibri Light" w:hAnsi="Calibri Light" w:cs="Calibri Light"/>
          <w:noProof/>
          <w:sz w:val="32"/>
          <w:szCs w:val="24"/>
        </w:rPr>
      </w:pPr>
      <w:r w:rsidRPr="00C56DCC">
        <w:rPr>
          <w:rFonts w:ascii="Calibri Light" w:hAnsi="Calibri Light" w:cs="Calibri Light"/>
          <w:noProof/>
          <w:sz w:val="32"/>
          <w:szCs w:val="24"/>
        </w:rPr>
        <w:t>[22]</w:t>
      </w:r>
      <w:r w:rsidRPr="00C56DCC">
        <w:rPr>
          <w:rFonts w:ascii="Calibri Light" w:hAnsi="Calibri Light" w:cs="Calibri Light"/>
          <w:noProof/>
          <w:sz w:val="32"/>
          <w:szCs w:val="24"/>
        </w:rPr>
        <w:tab/>
        <w:t>Sullivan C, Kaszynski A. PyVista: 3D plotting and mesh analysis through a streamlined interface for the Visualization Toolkit (VTK). J Open Source Softw 2019;4:1450. https://doi.org/10.21105/joss.01450.</w:t>
      </w:r>
    </w:p>
    <w:p w14:paraId="72456DE5" w14:textId="77777777" w:rsidR="00C56DCC" w:rsidRPr="00C56DCC" w:rsidRDefault="00C56DCC" w:rsidP="00C56DCC">
      <w:pPr>
        <w:widowControl w:val="0"/>
        <w:autoSpaceDE w:val="0"/>
        <w:autoSpaceDN w:val="0"/>
        <w:adjustRightInd w:val="0"/>
        <w:spacing w:line="240" w:lineRule="auto"/>
        <w:ind w:left="640" w:hanging="640"/>
        <w:rPr>
          <w:rFonts w:ascii="Calibri Light" w:hAnsi="Calibri Light" w:cs="Calibri Light"/>
          <w:noProof/>
          <w:sz w:val="32"/>
          <w:szCs w:val="24"/>
        </w:rPr>
      </w:pPr>
      <w:r w:rsidRPr="00C56DCC">
        <w:rPr>
          <w:rFonts w:ascii="Calibri Light" w:hAnsi="Calibri Light" w:cs="Calibri Light"/>
          <w:noProof/>
          <w:sz w:val="32"/>
          <w:szCs w:val="24"/>
        </w:rPr>
        <w:t>[23]</w:t>
      </w:r>
      <w:r w:rsidRPr="00C56DCC">
        <w:rPr>
          <w:rFonts w:ascii="Calibri Light" w:hAnsi="Calibri Light" w:cs="Calibri Light"/>
          <w:noProof/>
          <w:sz w:val="32"/>
          <w:szCs w:val="24"/>
        </w:rPr>
        <w:tab/>
        <w:t>Antiga L, Piccinelli M, Botti L, Ene-Iordache B, Remuzzi A, Steinman DA. An image-based modeling framework for patient-specific computational hemodynamics. Med Biol Eng Comput 2008;46:1097–112. https://doi.org/10.1007/s11517-008-0420-1.</w:t>
      </w:r>
    </w:p>
    <w:p w14:paraId="6C95E153" w14:textId="77777777" w:rsidR="00C56DCC" w:rsidRPr="00C56DCC" w:rsidRDefault="00C56DCC" w:rsidP="00C56DCC">
      <w:pPr>
        <w:widowControl w:val="0"/>
        <w:autoSpaceDE w:val="0"/>
        <w:autoSpaceDN w:val="0"/>
        <w:adjustRightInd w:val="0"/>
        <w:spacing w:line="240" w:lineRule="auto"/>
        <w:ind w:left="640" w:hanging="640"/>
        <w:rPr>
          <w:rFonts w:ascii="Calibri Light" w:hAnsi="Calibri Light" w:cs="Calibri Light"/>
          <w:noProof/>
          <w:sz w:val="32"/>
          <w:szCs w:val="24"/>
        </w:rPr>
      </w:pPr>
      <w:r w:rsidRPr="00C56DCC">
        <w:rPr>
          <w:rFonts w:ascii="Calibri Light" w:hAnsi="Calibri Light" w:cs="Calibri Light"/>
          <w:noProof/>
          <w:sz w:val="32"/>
          <w:szCs w:val="24"/>
        </w:rPr>
        <w:lastRenderedPageBreak/>
        <w:t>[24]</w:t>
      </w:r>
      <w:r w:rsidRPr="00C56DCC">
        <w:rPr>
          <w:rFonts w:ascii="Calibri Light" w:hAnsi="Calibri Light" w:cs="Calibri Light"/>
          <w:noProof/>
          <w:sz w:val="32"/>
          <w:szCs w:val="24"/>
        </w:rPr>
        <w:tab/>
        <w:t>Huang H, Lin L, Tong R, Hu H, Zhang Q, Iwamoto Y, et al. UNet 3+: A Full-Scale Connected UNet for Medical Image Segmentation. ICASSP, IEEE Int Conf Acoust Speech Signal Process - Proc 2020;2020-May:1055–9. https://doi.org/10.1109/ICASSP40776.2020.9053405.</w:t>
      </w:r>
    </w:p>
    <w:p w14:paraId="4CF22629" w14:textId="77777777" w:rsidR="00C56DCC" w:rsidRPr="00C56DCC" w:rsidRDefault="00C56DCC" w:rsidP="00C56DCC">
      <w:pPr>
        <w:widowControl w:val="0"/>
        <w:autoSpaceDE w:val="0"/>
        <w:autoSpaceDN w:val="0"/>
        <w:adjustRightInd w:val="0"/>
        <w:spacing w:line="240" w:lineRule="auto"/>
        <w:ind w:left="640" w:hanging="640"/>
        <w:rPr>
          <w:rFonts w:ascii="Calibri Light" w:hAnsi="Calibri Light" w:cs="Calibri Light"/>
          <w:noProof/>
          <w:sz w:val="32"/>
          <w:szCs w:val="24"/>
        </w:rPr>
      </w:pPr>
      <w:r w:rsidRPr="00C56DCC">
        <w:rPr>
          <w:rFonts w:ascii="Calibri Light" w:hAnsi="Calibri Light" w:cs="Calibri Light"/>
          <w:noProof/>
          <w:sz w:val="32"/>
          <w:szCs w:val="24"/>
        </w:rPr>
        <w:t>[25]</w:t>
      </w:r>
      <w:r w:rsidRPr="00C56DCC">
        <w:rPr>
          <w:rFonts w:ascii="Calibri Light" w:hAnsi="Calibri Light" w:cs="Calibri Light"/>
          <w:noProof/>
          <w:sz w:val="32"/>
          <w:szCs w:val="24"/>
        </w:rPr>
        <w:tab/>
        <w:t>Yao T, Clair NS, Miller GF, Investigators F, Steeden JA, Rathod RH. MultiFlow : A unified deep learning framework for multi-vessel classification , segmentation and clustering of phase-contrast MRI validated on a multi-site single ventricle patient cohort n.d. https://arxiv.org/pdf/2502.11993.</w:t>
      </w:r>
    </w:p>
    <w:p w14:paraId="00AEDA3A" w14:textId="77777777" w:rsidR="00C56DCC" w:rsidRPr="00C56DCC" w:rsidRDefault="00C56DCC" w:rsidP="00C56DCC">
      <w:pPr>
        <w:widowControl w:val="0"/>
        <w:autoSpaceDE w:val="0"/>
        <w:autoSpaceDN w:val="0"/>
        <w:adjustRightInd w:val="0"/>
        <w:spacing w:line="240" w:lineRule="auto"/>
        <w:ind w:left="640" w:hanging="640"/>
        <w:rPr>
          <w:rFonts w:ascii="Calibri Light" w:hAnsi="Calibri Light" w:cs="Calibri Light"/>
          <w:noProof/>
          <w:sz w:val="32"/>
          <w:szCs w:val="24"/>
        </w:rPr>
      </w:pPr>
      <w:r w:rsidRPr="00C56DCC">
        <w:rPr>
          <w:rFonts w:ascii="Calibri Light" w:hAnsi="Calibri Light" w:cs="Calibri Light"/>
          <w:noProof/>
          <w:sz w:val="32"/>
          <w:szCs w:val="24"/>
        </w:rPr>
        <w:t>[26]</w:t>
      </w:r>
      <w:r w:rsidRPr="00C56DCC">
        <w:rPr>
          <w:rFonts w:ascii="Calibri Light" w:hAnsi="Calibri Light" w:cs="Calibri Light"/>
          <w:noProof/>
          <w:sz w:val="32"/>
          <w:szCs w:val="24"/>
        </w:rPr>
        <w:tab/>
        <w:t>Abraham N, Khan NM. A novel focal tversky loss function with improved attention u-net for lesion segmentation. Proc - Int Symp Biomed Imaging 2019;2019-April:683–7. https://doi.org/10.1109/ISBI.2019.8759329.</w:t>
      </w:r>
    </w:p>
    <w:p w14:paraId="4EF682B1" w14:textId="77777777" w:rsidR="00C56DCC" w:rsidRPr="00C56DCC" w:rsidRDefault="00C56DCC" w:rsidP="00C56DCC">
      <w:pPr>
        <w:widowControl w:val="0"/>
        <w:autoSpaceDE w:val="0"/>
        <w:autoSpaceDN w:val="0"/>
        <w:adjustRightInd w:val="0"/>
        <w:spacing w:line="240" w:lineRule="auto"/>
        <w:ind w:left="640" w:hanging="640"/>
        <w:rPr>
          <w:rFonts w:ascii="Calibri Light" w:hAnsi="Calibri Light" w:cs="Calibri Light"/>
          <w:noProof/>
          <w:sz w:val="32"/>
          <w:szCs w:val="24"/>
        </w:rPr>
      </w:pPr>
      <w:r w:rsidRPr="00C56DCC">
        <w:rPr>
          <w:rFonts w:ascii="Calibri Light" w:hAnsi="Calibri Light" w:cs="Calibri Light"/>
          <w:noProof/>
          <w:sz w:val="32"/>
          <w:szCs w:val="24"/>
        </w:rPr>
        <w:t>[27]</w:t>
      </w:r>
      <w:r w:rsidRPr="00C56DCC">
        <w:rPr>
          <w:rFonts w:ascii="Calibri Light" w:hAnsi="Calibri Light" w:cs="Calibri Light"/>
          <w:noProof/>
          <w:sz w:val="32"/>
          <w:szCs w:val="24"/>
        </w:rPr>
        <w:tab/>
        <w:t>Kingma DP, Ba JL. Adam: A method for stochastic optimization. 3rd Int Conf Learn Represent ICLR 2015 - Conf Track Proc 2015:1–15.</w:t>
      </w:r>
    </w:p>
    <w:p w14:paraId="62008CCD" w14:textId="391BC88A" w:rsidR="00C56DCC" w:rsidRPr="00C56DCC" w:rsidRDefault="00C56DCC" w:rsidP="00C56DCC">
      <w:pPr>
        <w:widowControl w:val="0"/>
        <w:autoSpaceDE w:val="0"/>
        <w:autoSpaceDN w:val="0"/>
        <w:adjustRightInd w:val="0"/>
        <w:spacing w:line="240" w:lineRule="auto"/>
        <w:ind w:left="640" w:hanging="640"/>
        <w:rPr>
          <w:rFonts w:ascii="Calibri Light" w:hAnsi="Calibri Light" w:cs="Calibri Light"/>
          <w:noProof/>
          <w:sz w:val="32"/>
          <w:szCs w:val="24"/>
        </w:rPr>
      </w:pPr>
      <w:r w:rsidRPr="00C56DCC">
        <w:rPr>
          <w:rFonts w:ascii="Calibri Light" w:hAnsi="Calibri Light" w:cs="Calibri Light"/>
          <w:noProof/>
          <w:sz w:val="32"/>
          <w:szCs w:val="24"/>
        </w:rPr>
        <w:t>[28]</w:t>
      </w:r>
      <w:r w:rsidRPr="00C56DCC">
        <w:rPr>
          <w:rFonts w:ascii="Calibri Light" w:hAnsi="Calibri Light" w:cs="Calibri Light"/>
          <w:noProof/>
          <w:sz w:val="32"/>
          <w:szCs w:val="24"/>
        </w:rPr>
        <w:tab/>
        <w:t>Besl PJ, McKay ND. Method for registration of 3-D shapes. Sens Fusion IV Control Paradig Data Struct 1992;1611:586–606. https://doi.org/10.1117/12.57955.</w:t>
      </w:r>
    </w:p>
    <w:p w14:paraId="4A268B3C" w14:textId="77777777" w:rsidR="00C56DCC" w:rsidRPr="00C56DCC" w:rsidRDefault="00C56DCC" w:rsidP="00C56DCC">
      <w:pPr>
        <w:widowControl w:val="0"/>
        <w:autoSpaceDE w:val="0"/>
        <w:autoSpaceDN w:val="0"/>
        <w:adjustRightInd w:val="0"/>
        <w:spacing w:line="240" w:lineRule="auto"/>
        <w:ind w:left="640" w:hanging="640"/>
        <w:rPr>
          <w:rFonts w:ascii="Calibri Light" w:hAnsi="Calibri Light" w:cs="Calibri Light"/>
          <w:noProof/>
          <w:sz w:val="32"/>
          <w:szCs w:val="24"/>
        </w:rPr>
      </w:pPr>
      <w:r w:rsidRPr="00C56DCC">
        <w:rPr>
          <w:rFonts w:ascii="Calibri Light" w:hAnsi="Calibri Light" w:cs="Calibri Light"/>
          <w:noProof/>
          <w:sz w:val="32"/>
          <w:szCs w:val="24"/>
        </w:rPr>
        <w:t>[29]</w:t>
      </w:r>
      <w:r w:rsidRPr="00C56DCC">
        <w:rPr>
          <w:rFonts w:ascii="Calibri Light" w:hAnsi="Calibri Light" w:cs="Calibri Light"/>
          <w:noProof/>
          <w:sz w:val="32"/>
          <w:szCs w:val="24"/>
        </w:rPr>
        <w:tab/>
        <w:t>O’Rourke MF, Safar ME, Dzau V. The Cardiovascular Continuum extended: Aging effects on the aorta and microvasculature. Vasc Med 2010;15:461–8. https://doi.org/10.1177/1358863X10382946.</w:t>
      </w:r>
    </w:p>
    <w:p w14:paraId="43B852D1" w14:textId="77777777" w:rsidR="00C56DCC" w:rsidRPr="00C56DCC" w:rsidRDefault="00C56DCC" w:rsidP="00C56DCC">
      <w:pPr>
        <w:widowControl w:val="0"/>
        <w:autoSpaceDE w:val="0"/>
        <w:autoSpaceDN w:val="0"/>
        <w:adjustRightInd w:val="0"/>
        <w:spacing w:line="240" w:lineRule="auto"/>
        <w:ind w:left="640" w:hanging="640"/>
        <w:rPr>
          <w:rFonts w:ascii="Calibri Light" w:hAnsi="Calibri Light" w:cs="Calibri Light"/>
          <w:noProof/>
          <w:sz w:val="32"/>
          <w:szCs w:val="24"/>
        </w:rPr>
      </w:pPr>
      <w:r w:rsidRPr="00C56DCC">
        <w:rPr>
          <w:rFonts w:ascii="Calibri Light" w:hAnsi="Calibri Light" w:cs="Calibri Light"/>
          <w:noProof/>
          <w:sz w:val="32"/>
          <w:szCs w:val="24"/>
        </w:rPr>
        <w:t>[30]</w:t>
      </w:r>
      <w:r w:rsidRPr="00C56DCC">
        <w:rPr>
          <w:rFonts w:ascii="Calibri Light" w:hAnsi="Calibri Light" w:cs="Calibri Light"/>
          <w:noProof/>
          <w:sz w:val="32"/>
          <w:szCs w:val="24"/>
        </w:rPr>
        <w:tab/>
        <w:t>Seabold S, Perktold J. Statsmodels: Econometric and Statistical Modeling with Python. Proc 9th Python Sci Conf 2010:92–6. https://doi.org/10.25080/majora-92bf1922-011.</w:t>
      </w:r>
    </w:p>
    <w:p w14:paraId="114DE37C" w14:textId="77777777" w:rsidR="00C56DCC" w:rsidRPr="00C56DCC" w:rsidRDefault="00C56DCC" w:rsidP="00C56DCC">
      <w:pPr>
        <w:widowControl w:val="0"/>
        <w:autoSpaceDE w:val="0"/>
        <w:autoSpaceDN w:val="0"/>
        <w:adjustRightInd w:val="0"/>
        <w:spacing w:line="240" w:lineRule="auto"/>
        <w:ind w:left="640" w:hanging="640"/>
        <w:rPr>
          <w:rFonts w:ascii="Calibri Light" w:hAnsi="Calibri Light" w:cs="Calibri Light"/>
          <w:noProof/>
          <w:sz w:val="32"/>
          <w:szCs w:val="24"/>
        </w:rPr>
      </w:pPr>
      <w:r w:rsidRPr="00C56DCC">
        <w:rPr>
          <w:rFonts w:ascii="Calibri Light" w:hAnsi="Calibri Light" w:cs="Calibri Light"/>
          <w:noProof/>
          <w:sz w:val="32"/>
          <w:szCs w:val="24"/>
        </w:rPr>
        <w:t>[31]</w:t>
      </w:r>
      <w:r w:rsidRPr="00C56DCC">
        <w:rPr>
          <w:rFonts w:ascii="Calibri Light" w:hAnsi="Calibri Light" w:cs="Calibri Light"/>
          <w:noProof/>
          <w:sz w:val="32"/>
          <w:szCs w:val="24"/>
        </w:rPr>
        <w:tab/>
        <w:t>Shahzad R, Shankar A, Amier R, Nijveldt R, Westenberg JJM, De Roos A, et al. Quantification of aortic pulse wave velocity from a population based cohort: A fully automatic method. J Cardiovasc Magn Reson 2019;21:1–14. https://doi.org/10.1186/s12968-019-0530-y.</w:t>
      </w:r>
    </w:p>
    <w:p w14:paraId="741CD16D" w14:textId="77777777" w:rsidR="00C56DCC" w:rsidRPr="00C56DCC" w:rsidRDefault="00C56DCC" w:rsidP="00C56DCC">
      <w:pPr>
        <w:widowControl w:val="0"/>
        <w:autoSpaceDE w:val="0"/>
        <w:autoSpaceDN w:val="0"/>
        <w:adjustRightInd w:val="0"/>
        <w:spacing w:line="240" w:lineRule="auto"/>
        <w:ind w:left="640" w:hanging="640"/>
        <w:rPr>
          <w:rFonts w:ascii="Calibri Light" w:hAnsi="Calibri Light" w:cs="Calibri Light"/>
          <w:noProof/>
          <w:sz w:val="32"/>
          <w:szCs w:val="24"/>
        </w:rPr>
      </w:pPr>
      <w:r w:rsidRPr="00C56DCC">
        <w:rPr>
          <w:rFonts w:ascii="Calibri Light" w:hAnsi="Calibri Light" w:cs="Calibri Light"/>
          <w:noProof/>
          <w:sz w:val="32"/>
          <w:szCs w:val="24"/>
        </w:rPr>
        <w:lastRenderedPageBreak/>
        <w:t>[32]</w:t>
      </w:r>
      <w:r w:rsidRPr="00C56DCC">
        <w:rPr>
          <w:rFonts w:ascii="Calibri Light" w:hAnsi="Calibri Light" w:cs="Calibri Light"/>
          <w:noProof/>
          <w:sz w:val="32"/>
          <w:szCs w:val="24"/>
        </w:rPr>
        <w:tab/>
        <w:t>Fogel MA, Li C, Nicolson SC, Spray TL, Gaynor JW, Fuller S, et al. Comparison bymagnetic resonance phase contrast imaging of pulse-wave velocity in patients with single ventricle who have reconstructed aortas versus those without. Am J Cardiol 2014;114:1902–7. https://doi.org/10.1016/j.amjcard.2014.09.032.</w:t>
      </w:r>
    </w:p>
    <w:p w14:paraId="109B4A72" w14:textId="77777777" w:rsidR="00C56DCC" w:rsidRPr="00C56DCC" w:rsidRDefault="00C56DCC" w:rsidP="00C56DCC">
      <w:pPr>
        <w:widowControl w:val="0"/>
        <w:autoSpaceDE w:val="0"/>
        <w:autoSpaceDN w:val="0"/>
        <w:adjustRightInd w:val="0"/>
        <w:spacing w:line="240" w:lineRule="auto"/>
        <w:ind w:left="640" w:hanging="640"/>
        <w:rPr>
          <w:rFonts w:ascii="Calibri Light" w:hAnsi="Calibri Light" w:cs="Calibri Light"/>
          <w:noProof/>
          <w:sz w:val="32"/>
          <w:szCs w:val="24"/>
        </w:rPr>
      </w:pPr>
      <w:r w:rsidRPr="00C56DCC">
        <w:rPr>
          <w:rFonts w:ascii="Calibri Light" w:hAnsi="Calibri Light" w:cs="Calibri Light"/>
          <w:noProof/>
          <w:sz w:val="32"/>
          <w:szCs w:val="24"/>
        </w:rPr>
        <w:t>[33]</w:t>
      </w:r>
      <w:r w:rsidRPr="00C56DCC">
        <w:rPr>
          <w:rFonts w:ascii="Calibri Light" w:hAnsi="Calibri Light" w:cs="Calibri Light"/>
          <w:noProof/>
          <w:sz w:val="32"/>
          <w:szCs w:val="24"/>
        </w:rPr>
        <w:tab/>
        <w:t>Lu Y, Kiechl SJ, Wang J, Xu Q, Kiechl S, Pechlaner R, et al. Global distributions of age- and sex-related arterial stiffness: systematic review and meta-analysis of 167 studies with 509,743 participants. EBioMedicine 2023;92:1–15. https://doi.org/10.1016/j.ebiom.2023.104619.</w:t>
      </w:r>
    </w:p>
    <w:p w14:paraId="3083B708" w14:textId="77777777" w:rsidR="00C56DCC" w:rsidRPr="00C56DCC" w:rsidRDefault="00C56DCC" w:rsidP="00C56DCC">
      <w:pPr>
        <w:widowControl w:val="0"/>
        <w:autoSpaceDE w:val="0"/>
        <w:autoSpaceDN w:val="0"/>
        <w:adjustRightInd w:val="0"/>
        <w:spacing w:line="240" w:lineRule="auto"/>
        <w:ind w:left="640" w:hanging="640"/>
        <w:rPr>
          <w:rFonts w:ascii="Calibri Light" w:hAnsi="Calibri Light" w:cs="Calibri Light"/>
          <w:noProof/>
          <w:sz w:val="32"/>
          <w:szCs w:val="24"/>
        </w:rPr>
      </w:pPr>
      <w:r w:rsidRPr="00C56DCC">
        <w:rPr>
          <w:rFonts w:ascii="Calibri Light" w:hAnsi="Calibri Light" w:cs="Calibri Light"/>
          <w:noProof/>
          <w:sz w:val="32"/>
          <w:szCs w:val="24"/>
        </w:rPr>
        <w:t>[34]</w:t>
      </w:r>
      <w:r w:rsidRPr="00C56DCC">
        <w:rPr>
          <w:rFonts w:ascii="Calibri Light" w:hAnsi="Calibri Light" w:cs="Calibri Light"/>
          <w:noProof/>
          <w:sz w:val="32"/>
          <w:szCs w:val="24"/>
        </w:rPr>
        <w:tab/>
        <w:t>Kim EJ, Park CG, Park JS, Suh SY, Choi CU, Kim JW, et al. Relationship between blood pressure parameters and pulse wave velocity in normotensive and hypertensive subjects: Invasive study. J Hum Hypertens 2007;21:141–8. https://doi.org/10.1038/sj.jhh.1002120.</w:t>
      </w:r>
    </w:p>
    <w:p w14:paraId="4811698D" w14:textId="77777777" w:rsidR="00C56DCC" w:rsidRPr="00C56DCC" w:rsidRDefault="00C56DCC" w:rsidP="00C56DCC">
      <w:pPr>
        <w:widowControl w:val="0"/>
        <w:autoSpaceDE w:val="0"/>
        <w:autoSpaceDN w:val="0"/>
        <w:adjustRightInd w:val="0"/>
        <w:spacing w:line="240" w:lineRule="auto"/>
        <w:ind w:left="640" w:hanging="640"/>
        <w:rPr>
          <w:rFonts w:ascii="Calibri Light" w:hAnsi="Calibri Light" w:cs="Calibri Light"/>
          <w:noProof/>
          <w:sz w:val="32"/>
          <w:szCs w:val="24"/>
        </w:rPr>
      </w:pPr>
      <w:r w:rsidRPr="00C56DCC">
        <w:rPr>
          <w:rFonts w:ascii="Calibri Light" w:hAnsi="Calibri Light" w:cs="Calibri Light"/>
          <w:noProof/>
          <w:sz w:val="32"/>
          <w:szCs w:val="24"/>
        </w:rPr>
        <w:t>[35]</w:t>
      </w:r>
      <w:r w:rsidRPr="00C56DCC">
        <w:rPr>
          <w:rFonts w:ascii="Calibri Light" w:hAnsi="Calibri Light" w:cs="Calibri Light"/>
          <w:noProof/>
          <w:sz w:val="32"/>
          <w:szCs w:val="24"/>
        </w:rPr>
        <w:tab/>
        <w:t>Monnier M. Changes in pulse wave velocity with age in man: a longitudinal series over 20 years. Experientia 1987;43:378–81. https://doi.org/10.1007/BF01940417.</w:t>
      </w:r>
    </w:p>
    <w:p w14:paraId="5F0B102D" w14:textId="77777777" w:rsidR="00C56DCC" w:rsidRPr="00C56DCC" w:rsidRDefault="00C56DCC" w:rsidP="00C56DCC">
      <w:pPr>
        <w:widowControl w:val="0"/>
        <w:autoSpaceDE w:val="0"/>
        <w:autoSpaceDN w:val="0"/>
        <w:adjustRightInd w:val="0"/>
        <w:spacing w:line="240" w:lineRule="auto"/>
        <w:ind w:left="640" w:hanging="640"/>
        <w:rPr>
          <w:rFonts w:ascii="Calibri Light" w:hAnsi="Calibri Light" w:cs="Calibri Light"/>
          <w:noProof/>
          <w:sz w:val="32"/>
          <w:szCs w:val="24"/>
        </w:rPr>
      </w:pPr>
      <w:r w:rsidRPr="00C56DCC">
        <w:rPr>
          <w:rFonts w:ascii="Calibri Light" w:hAnsi="Calibri Light" w:cs="Calibri Light"/>
          <w:noProof/>
          <w:sz w:val="32"/>
          <w:szCs w:val="24"/>
        </w:rPr>
        <w:t>[36]</w:t>
      </w:r>
      <w:r w:rsidRPr="00C56DCC">
        <w:rPr>
          <w:rFonts w:ascii="Calibri Light" w:hAnsi="Calibri Light" w:cs="Calibri Light"/>
          <w:noProof/>
          <w:sz w:val="32"/>
          <w:szCs w:val="24"/>
        </w:rPr>
        <w:tab/>
        <w:t>Turgutkaya A, Aşçı G. The association between hba1c and arterial stiffness among non-diabetic patients with chronic kidney disease. J Vasc Bras 2021;20:2–7. https://doi.org/10.1590/1677-5449.200245.</w:t>
      </w:r>
    </w:p>
    <w:p w14:paraId="467872E7" w14:textId="77777777" w:rsidR="00C56DCC" w:rsidRPr="00C56DCC" w:rsidRDefault="00C56DCC" w:rsidP="00C56DCC">
      <w:pPr>
        <w:widowControl w:val="0"/>
        <w:autoSpaceDE w:val="0"/>
        <w:autoSpaceDN w:val="0"/>
        <w:adjustRightInd w:val="0"/>
        <w:spacing w:line="240" w:lineRule="auto"/>
        <w:ind w:left="640" w:hanging="640"/>
        <w:rPr>
          <w:rFonts w:ascii="Calibri Light" w:hAnsi="Calibri Light" w:cs="Calibri Light"/>
          <w:noProof/>
          <w:sz w:val="32"/>
          <w:szCs w:val="24"/>
        </w:rPr>
      </w:pPr>
      <w:r w:rsidRPr="00C56DCC">
        <w:rPr>
          <w:rFonts w:ascii="Calibri Light" w:hAnsi="Calibri Light" w:cs="Calibri Light"/>
          <w:noProof/>
          <w:sz w:val="32"/>
          <w:szCs w:val="24"/>
        </w:rPr>
        <w:t>[37]</w:t>
      </w:r>
      <w:r w:rsidRPr="00C56DCC">
        <w:rPr>
          <w:rFonts w:ascii="Calibri Light" w:hAnsi="Calibri Light" w:cs="Calibri Light"/>
          <w:noProof/>
          <w:sz w:val="32"/>
          <w:szCs w:val="24"/>
        </w:rPr>
        <w:tab/>
        <w:t>Nikhil Paliwal, Albert Henry, Chris Finan, Rhodri Davies, Alun Hughes, Bryan Williams, Anders Malarstig TL and AH. Genome-wide association study of aortic stiffness derived from deep learning in CMR images of 45,789 individuals identifies loci linked with cell-matrix structure. Circulation 2024;150:1.4141107. https://doi.org/https://doi.org/10.1161/circ.150.suppl_1.4141107.</w:t>
      </w:r>
    </w:p>
    <w:p w14:paraId="15DCD89E" w14:textId="77777777" w:rsidR="00C56DCC" w:rsidRPr="00C56DCC" w:rsidRDefault="00C56DCC" w:rsidP="00C56DCC">
      <w:pPr>
        <w:widowControl w:val="0"/>
        <w:autoSpaceDE w:val="0"/>
        <w:autoSpaceDN w:val="0"/>
        <w:adjustRightInd w:val="0"/>
        <w:spacing w:line="240" w:lineRule="auto"/>
        <w:ind w:left="640" w:hanging="640"/>
        <w:rPr>
          <w:rFonts w:ascii="Calibri Light" w:hAnsi="Calibri Light" w:cs="Calibri Light"/>
          <w:noProof/>
          <w:sz w:val="32"/>
          <w:szCs w:val="24"/>
        </w:rPr>
      </w:pPr>
      <w:r w:rsidRPr="00C56DCC">
        <w:rPr>
          <w:rFonts w:ascii="Calibri Light" w:hAnsi="Calibri Light" w:cs="Calibri Light"/>
          <w:noProof/>
          <w:sz w:val="32"/>
          <w:szCs w:val="24"/>
        </w:rPr>
        <w:t>[38]</w:t>
      </w:r>
      <w:r w:rsidRPr="00C56DCC">
        <w:rPr>
          <w:rFonts w:ascii="Calibri Light" w:hAnsi="Calibri Light" w:cs="Calibri Light"/>
          <w:noProof/>
          <w:sz w:val="32"/>
          <w:szCs w:val="24"/>
        </w:rPr>
        <w:tab/>
        <w:t xml:space="preserve">Schmidt AF, Finan C, Gordillo-Marañón M, Asselbergs FW, Freitag DF, Patel RS, et al. Genetic drug target validation using Mendelian randomisation. Nat Commun 2020;11. </w:t>
      </w:r>
      <w:r w:rsidRPr="00C56DCC">
        <w:rPr>
          <w:rFonts w:ascii="Calibri Light" w:hAnsi="Calibri Light" w:cs="Calibri Light"/>
          <w:noProof/>
          <w:sz w:val="32"/>
          <w:szCs w:val="24"/>
        </w:rPr>
        <w:lastRenderedPageBreak/>
        <w:t>https://doi.org/10.1038/s41467-020-16969-0.</w:t>
      </w:r>
    </w:p>
    <w:p w14:paraId="546EF0ED" w14:textId="77777777" w:rsidR="00C56DCC" w:rsidRPr="00C56DCC" w:rsidRDefault="00C56DCC" w:rsidP="00C56DCC">
      <w:pPr>
        <w:widowControl w:val="0"/>
        <w:autoSpaceDE w:val="0"/>
        <w:autoSpaceDN w:val="0"/>
        <w:adjustRightInd w:val="0"/>
        <w:spacing w:line="240" w:lineRule="auto"/>
        <w:ind w:left="640" w:hanging="640"/>
        <w:rPr>
          <w:rFonts w:ascii="Calibri Light" w:hAnsi="Calibri Light" w:cs="Calibri Light"/>
          <w:noProof/>
          <w:sz w:val="32"/>
          <w:szCs w:val="24"/>
        </w:rPr>
      </w:pPr>
      <w:r w:rsidRPr="00C56DCC">
        <w:rPr>
          <w:rFonts w:ascii="Calibri Light" w:hAnsi="Calibri Light" w:cs="Calibri Light"/>
          <w:noProof/>
          <w:sz w:val="32"/>
          <w:szCs w:val="24"/>
        </w:rPr>
        <w:t>[39]</w:t>
      </w:r>
      <w:r w:rsidRPr="00C56DCC">
        <w:rPr>
          <w:rFonts w:ascii="Calibri Light" w:hAnsi="Calibri Light" w:cs="Calibri Light"/>
          <w:noProof/>
          <w:sz w:val="32"/>
          <w:szCs w:val="24"/>
        </w:rPr>
        <w:tab/>
        <w:t>Pereira T, Costa T. Determinants of Arterial Stiffness and Vascular Aging in the Older Adult. Int J Cardiovasc Sci 2020;33:349–56. https://doi.org/10.36660/ijcs.20190068.</w:t>
      </w:r>
    </w:p>
    <w:p w14:paraId="3F1D9189" w14:textId="77777777" w:rsidR="00C56DCC" w:rsidRPr="00C56DCC" w:rsidRDefault="00C56DCC" w:rsidP="00C56DCC">
      <w:pPr>
        <w:widowControl w:val="0"/>
        <w:autoSpaceDE w:val="0"/>
        <w:autoSpaceDN w:val="0"/>
        <w:adjustRightInd w:val="0"/>
        <w:spacing w:line="240" w:lineRule="auto"/>
        <w:ind w:left="640" w:hanging="640"/>
        <w:rPr>
          <w:rFonts w:ascii="Calibri Light" w:hAnsi="Calibri Light" w:cs="Calibri Light"/>
          <w:noProof/>
          <w:sz w:val="32"/>
          <w:szCs w:val="24"/>
        </w:rPr>
      </w:pPr>
      <w:r w:rsidRPr="00C56DCC">
        <w:rPr>
          <w:rFonts w:ascii="Calibri Light" w:hAnsi="Calibri Light" w:cs="Calibri Light"/>
          <w:noProof/>
          <w:sz w:val="32"/>
          <w:szCs w:val="24"/>
        </w:rPr>
        <w:t>[40]</w:t>
      </w:r>
      <w:r w:rsidRPr="00C56DCC">
        <w:rPr>
          <w:rFonts w:ascii="Calibri Light" w:hAnsi="Calibri Light" w:cs="Calibri Light"/>
          <w:noProof/>
          <w:sz w:val="32"/>
          <w:szCs w:val="24"/>
        </w:rPr>
        <w:tab/>
        <w:t>Najjar SS, Scuteri A, Shetty V, Wright JG, Muller DC, Fleg JL, et al. Pulse Wave Velocity Is an Independent Predictor of the Longitudinal Increase in Systolic Blood Pressure and of Incident Hypertension in the Baltimore Longitudinal Study of Aging. J Am Coll Cardiol 2008;51:1377–83. https://doi.org/10.1016/j.jacc.2007.10.065.</w:t>
      </w:r>
    </w:p>
    <w:p w14:paraId="6C64FBA6" w14:textId="77777777" w:rsidR="00C56DCC" w:rsidRPr="00C56DCC" w:rsidRDefault="00C56DCC" w:rsidP="00C56DCC">
      <w:pPr>
        <w:widowControl w:val="0"/>
        <w:autoSpaceDE w:val="0"/>
        <w:autoSpaceDN w:val="0"/>
        <w:adjustRightInd w:val="0"/>
        <w:spacing w:line="240" w:lineRule="auto"/>
        <w:ind w:left="640" w:hanging="640"/>
        <w:rPr>
          <w:rFonts w:ascii="Calibri Light" w:hAnsi="Calibri Light" w:cs="Calibri Light"/>
          <w:noProof/>
          <w:sz w:val="32"/>
        </w:rPr>
      </w:pPr>
      <w:r w:rsidRPr="00C56DCC">
        <w:rPr>
          <w:rFonts w:ascii="Calibri Light" w:hAnsi="Calibri Light" w:cs="Calibri Light"/>
          <w:noProof/>
          <w:sz w:val="32"/>
          <w:szCs w:val="24"/>
        </w:rPr>
        <w:t>[41]</w:t>
      </w:r>
      <w:r w:rsidRPr="00C56DCC">
        <w:rPr>
          <w:rFonts w:ascii="Calibri Light" w:hAnsi="Calibri Light" w:cs="Calibri Light"/>
          <w:noProof/>
          <w:sz w:val="32"/>
          <w:szCs w:val="24"/>
        </w:rPr>
        <w:tab/>
        <w:t>Ben-Shlomo Y, Spears M, Boustred C, May M, Anderson SG, Benjamin EJ, et al. Aortic pulse wave velocity improves cardiovascular event prediction: An individual participant meta-analysis of prospective observational data from 17,635 subjects. J Am Coll Cardiol 2014;63:636–46. https://doi.org/10.1016/j.jacc.2013.09.063.</w:t>
      </w:r>
    </w:p>
    <w:p w14:paraId="22EB2B4C" w14:textId="168FF591" w:rsidR="0061370E" w:rsidRPr="00DD5FE1" w:rsidRDefault="007A3009" w:rsidP="0027152C">
      <w:pPr>
        <w:jc w:val="both"/>
        <w:rPr>
          <w:rFonts w:ascii="SFRM1200" w:hAnsi="SFRM1200" w:cs="SFRM1200"/>
          <w:sz w:val="24"/>
          <w:szCs w:val="24"/>
        </w:rPr>
      </w:pPr>
      <w:r>
        <w:rPr>
          <w:rFonts w:asciiTheme="majorHAnsi" w:eastAsiaTheme="majorEastAsia" w:hAnsiTheme="majorHAnsi" w:cstheme="majorBidi"/>
          <w:b/>
          <w:bCs/>
          <w:kern w:val="2"/>
          <w:sz w:val="32"/>
          <w:szCs w:val="32"/>
          <w:lang w:eastAsia="en-US"/>
          <w14:ligatures w14:val="standardContextual"/>
        </w:rPr>
        <w:fldChar w:fldCharType="end"/>
      </w:r>
    </w:p>
    <w:sectPr w:rsidR="0061370E" w:rsidRPr="00DD5FE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iang, Yue" w:date="2025-03-04T17:35:00Z" w:initials="JY">
    <w:p w14:paraId="6D5CA81B" w14:textId="0476B26B" w:rsidR="00F77D5E" w:rsidRDefault="00F77D5E">
      <w:pPr>
        <w:pStyle w:val="CommentText"/>
      </w:pPr>
      <w:r>
        <w:rPr>
          <w:rStyle w:val="CommentReference"/>
        </w:rPr>
        <w:annotationRef/>
      </w:r>
      <w:r>
        <w:t>I originally wrote “</w:t>
      </w:r>
      <w:r>
        <w:rPr>
          <w:color w:val="000000" w:themeColor="text1"/>
          <w:sz w:val="24"/>
          <w:szCs w:val="24"/>
        </w:rPr>
        <w:t>Pipeline measured aortic path length and transit time were validated separately on an external dataset and UK Biobank subset against clinicians.</w:t>
      </w:r>
      <w:r>
        <w:t>”</w:t>
      </w:r>
    </w:p>
  </w:comment>
  <w:comment w:id="3" w:author="Jiang, Yue" w:date="2025-03-04T16:11:00Z" w:initials="JY">
    <w:p w14:paraId="26FA2326" w14:textId="77777777" w:rsidR="00F77D5E" w:rsidRDefault="00F77D5E">
      <w:pPr>
        <w:pStyle w:val="CommentText"/>
      </w:pPr>
      <w:r>
        <w:rPr>
          <w:rStyle w:val="CommentReference"/>
        </w:rPr>
        <w:annotationRef/>
      </w:r>
      <w:r>
        <w:t xml:space="preserve">Rhodri changed this to ‘is available’. </w:t>
      </w:r>
    </w:p>
    <w:p w14:paraId="409C8FE2" w14:textId="7283023F" w:rsidR="00F77D5E" w:rsidRDefault="00F77D5E">
      <w:pPr>
        <w:pStyle w:val="CommentText"/>
      </w:pPr>
      <w:r>
        <w:t xml:space="preserve">I have created the page and introduction but </w:t>
      </w:r>
      <w:proofErr w:type="gramStart"/>
      <w:r>
        <w:t>haven’t</w:t>
      </w:r>
      <w:proofErr w:type="gramEnd"/>
      <w:r>
        <w:t xml:space="preserve"> put any codes there yet.</w:t>
      </w:r>
    </w:p>
  </w:comment>
  <w:comment w:id="4" w:author="Steeden, Jennifer" w:date="2025-02-26T14:44:00Z" w:initials="JS">
    <w:p w14:paraId="0012BFBB" w14:textId="16F8B2BE" w:rsidR="00F77D5E" w:rsidRDefault="00F77D5E" w:rsidP="00D926E8">
      <w:r>
        <w:rPr>
          <w:rStyle w:val="CommentReference"/>
        </w:rPr>
        <w:annotationRef/>
      </w:r>
      <w:r>
        <w:rPr>
          <w:color w:val="000000"/>
          <w:sz w:val="20"/>
          <w:szCs w:val="20"/>
        </w:rPr>
        <w:t xml:space="preserve">I presume you are not keeping these </w:t>
      </w:r>
      <w:proofErr w:type="gramStart"/>
      <w:r>
        <w:rPr>
          <w:color w:val="000000"/>
          <w:sz w:val="20"/>
          <w:szCs w:val="20"/>
        </w:rPr>
        <w:t>figures?</w:t>
      </w:r>
      <w:proofErr w:type="gramEnd"/>
      <w:r>
        <w:rPr>
          <w:color w:val="000000"/>
          <w:sz w:val="20"/>
          <w:szCs w:val="20"/>
        </w:rPr>
        <w:t xml:space="preserve"> Just the one above?</w:t>
      </w:r>
    </w:p>
  </w:comment>
  <w:comment w:id="12" w:author="Jiang, Yue" w:date="2025-03-04T16:19:00Z" w:initials="JY">
    <w:p w14:paraId="58B99D14" w14:textId="1F12BE77" w:rsidR="00F77D5E" w:rsidRDefault="00F77D5E">
      <w:pPr>
        <w:pStyle w:val="CommentText"/>
      </w:pPr>
      <w:r>
        <w:rPr>
          <w:rStyle w:val="CommentReference"/>
        </w:rPr>
        <w:annotationRef/>
      </w:r>
      <w:r>
        <w:t>Rhodri deleted “</w:t>
      </w:r>
      <w:r>
        <w:rPr>
          <w:color w:val="000000" w:themeColor="text1"/>
          <w:sz w:val="24"/>
          <w:szCs w:val="24"/>
        </w:rPr>
        <w:t xml:space="preserve">As the UK Biobank contains no high-resolution 3D data, </w:t>
      </w:r>
      <w:r>
        <w:rPr>
          <w:rStyle w:val="CommentReference"/>
        </w:rPr>
        <w:annotationRef/>
      </w:r>
      <w:r>
        <w:t>” from here</w:t>
      </w:r>
    </w:p>
  </w:comment>
  <w:comment w:id="17" w:author="Jiang, Yue" w:date="2025-03-04T16:22:00Z" w:initials="JY">
    <w:p w14:paraId="50CBDCB5" w14:textId="203E3565" w:rsidR="00F77D5E" w:rsidRDefault="00F77D5E">
      <w:pPr>
        <w:pStyle w:val="CommentText"/>
      </w:pPr>
      <w:r>
        <w:rPr>
          <w:rStyle w:val="CommentReference"/>
        </w:rPr>
        <w:annotationRef/>
      </w:r>
      <w:r>
        <w:t>Rhodri asked me to change 1 decimal place in the percentage to integer on the pipeline performance section &amp; discussion.</w:t>
      </w:r>
    </w:p>
  </w:comment>
  <w:comment w:id="20" w:author="Jiang, Yue" w:date="2025-03-04T17:22:00Z" w:initials="JY">
    <w:p w14:paraId="69B3A700" w14:textId="034BD60E" w:rsidR="00F77D5E" w:rsidRDefault="00F77D5E">
      <w:pPr>
        <w:pStyle w:val="CommentText"/>
      </w:pPr>
      <w:r>
        <w:rPr>
          <w:rStyle w:val="CommentReference"/>
        </w:rPr>
        <w:annotationRef/>
      </w:r>
      <w:r>
        <w:t>Alun e</w:t>
      </w:r>
      <w:r w:rsidR="00D007D5">
        <w:t>dite</w:t>
      </w:r>
      <w:r>
        <w:t>d this part and Nikhil added 2 refs.</w:t>
      </w:r>
    </w:p>
  </w:comment>
  <w:comment w:id="21" w:author="Jiang, Yue" w:date="2025-03-04T17:41:00Z" w:initials="JY">
    <w:p w14:paraId="0FBA96C0" w14:textId="1C47B448" w:rsidR="00F77D5E" w:rsidRDefault="00F77D5E">
      <w:pPr>
        <w:pStyle w:val="CommentText"/>
      </w:pPr>
      <w:r>
        <w:rPr>
          <w:rStyle w:val="CommentReference"/>
        </w:rPr>
        <w:annotationRef/>
      </w:r>
      <w:r>
        <w:t xml:space="preserve">Please add your </w:t>
      </w:r>
      <w:r w:rsidR="0014072E">
        <w:t>affiliation, thanks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D5CA81B" w15:done="0"/>
  <w15:commentEx w15:paraId="409C8FE2" w15:done="0"/>
  <w15:commentEx w15:paraId="0012BFBB" w15:done="0"/>
  <w15:commentEx w15:paraId="58B99D14" w15:done="0"/>
  <w15:commentEx w15:paraId="50CBDCB5" w15:done="0"/>
  <w15:commentEx w15:paraId="69B3A700" w15:done="0"/>
  <w15:commentEx w15:paraId="0FBA96C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B71B86D" w16cex:dateUtc="2025-03-04T17:35:00Z"/>
  <w16cex:commentExtensible w16cex:durableId="2B71A4AD" w16cex:dateUtc="2025-03-04T16:11:00Z"/>
  <w16cex:commentExtensible w16cex:durableId="368F31C9" w16cex:dateUtc="2025-02-26T14:44:00Z"/>
  <w16cex:commentExtensible w16cex:durableId="2B71A69E" w16cex:dateUtc="2025-03-04T16:19:00Z"/>
  <w16cex:commentExtensible w16cex:durableId="2B71A739" w16cex:dateUtc="2025-03-04T16:22:00Z"/>
  <w16cex:commentExtensible w16cex:durableId="2B71B561" w16cex:dateUtc="2025-03-04T17:22:00Z"/>
  <w16cex:commentExtensible w16cex:durableId="2B71B9C2" w16cex:dateUtc="2025-03-04T17: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D5CA81B" w16cid:durableId="2B71B86D"/>
  <w16cid:commentId w16cid:paraId="409C8FE2" w16cid:durableId="2B71A4AD"/>
  <w16cid:commentId w16cid:paraId="0012BFBB" w16cid:durableId="368F31C9"/>
  <w16cid:commentId w16cid:paraId="58B99D14" w16cid:durableId="2B71A69E"/>
  <w16cid:commentId w16cid:paraId="50CBDCB5" w16cid:durableId="2B71A739"/>
  <w16cid:commentId w16cid:paraId="69B3A700" w16cid:durableId="2B71B561"/>
  <w16cid:commentId w16cid:paraId="0FBA96C0" w16cid:durableId="2B71B9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C0EDB2" w14:textId="77777777" w:rsidR="008E5677" w:rsidRDefault="008E5677">
      <w:pPr>
        <w:spacing w:after="0" w:line="240" w:lineRule="auto"/>
      </w:pPr>
      <w:r>
        <w:separator/>
      </w:r>
    </w:p>
  </w:endnote>
  <w:endnote w:type="continuationSeparator" w:id="0">
    <w:p w14:paraId="6F950875" w14:textId="77777777" w:rsidR="008E5677" w:rsidRDefault="008E5677">
      <w:pPr>
        <w:spacing w:after="0" w:line="240" w:lineRule="auto"/>
      </w:pPr>
      <w:r>
        <w:continuationSeparator/>
      </w:r>
    </w:p>
  </w:endnote>
  <w:endnote w:type="continuationNotice" w:id="1">
    <w:p w14:paraId="17692C5E" w14:textId="77777777" w:rsidR="008E5677" w:rsidRDefault="008E56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FRM1200">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B9EFEB" w14:textId="77777777" w:rsidR="008E5677" w:rsidRDefault="008E5677">
      <w:pPr>
        <w:spacing w:after="0" w:line="240" w:lineRule="auto"/>
      </w:pPr>
      <w:r>
        <w:separator/>
      </w:r>
    </w:p>
  </w:footnote>
  <w:footnote w:type="continuationSeparator" w:id="0">
    <w:p w14:paraId="07800F41" w14:textId="77777777" w:rsidR="008E5677" w:rsidRDefault="008E5677">
      <w:pPr>
        <w:spacing w:after="0" w:line="240" w:lineRule="auto"/>
      </w:pPr>
      <w:r>
        <w:continuationSeparator/>
      </w:r>
    </w:p>
  </w:footnote>
  <w:footnote w:type="continuationNotice" w:id="1">
    <w:p w14:paraId="652668D6" w14:textId="77777777" w:rsidR="008E5677" w:rsidRDefault="008E56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E03D2"/>
    <w:multiLevelType w:val="multilevel"/>
    <w:tmpl w:val="03DE03D2"/>
    <w:lvl w:ilvl="0">
      <w:start w:val="1"/>
      <w:numFmt w:val="decimal"/>
      <w:lvlText w:val="%1."/>
      <w:lvlJc w:val="left"/>
      <w:pPr>
        <w:ind w:left="643"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501"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62430A"/>
    <w:multiLevelType w:val="hybridMultilevel"/>
    <w:tmpl w:val="F97472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8F2675"/>
    <w:multiLevelType w:val="hybridMultilevel"/>
    <w:tmpl w:val="4052E1E0"/>
    <w:lvl w:ilvl="0" w:tplc="0A9696F8">
      <w:start w:val="1"/>
      <w:numFmt w:val="decimal"/>
      <w:lvlText w:val="%1."/>
      <w:lvlJc w:val="left"/>
      <w:pPr>
        <w:ind w:left="1020" w:hanging="360"/>
      </w:pPr>
    </w:lvl>
    <w:lvl w:ilvl="1" w:tplc="359AC378">
      <w:start w:val="1"/>
      <w:numFmt w:val="decimal"/>
      <w:lvlText w:val="%2."/>
      <w:lvlJc w:val="left"/>
      <w:pPr>
        <w:ind w:left="1020" w:hanging="360"/>
      </w:pPr>
    </w:lvl>
    <w:lvl w:ilvl="2" w:tplc="7E4C8C24">
      <w:start w:val="1"/>
      <w:numFmt w:val="decimal"/>
      <w:lvlText w:val="%3."/>
      <w:lvlJc w:val="left"/>
      <w:pPr>
        <w:ind w:left="1020" w:hanging="360"/>
      </w:pPr>
    </w:lvl>
    <w:lvl w:ilvl="3" w:tplc="A3BC02E6">
      <w:start w:val="1"/>
      <w:numFmt w:val="decimal"/>
      <w:lvlText w:val="%4."/>
      <w:lvlJc w:val="left"/>
      <w:pPr>
        <w:ind w:left="1020" w:hanging="360"/>
      </w:pPr>
    </w:lvl>
    <w:lvl w:ilvl="4" w:tplc="68AC113E">
      <w:start w:val="1"/>
      <w:numFmt w:val="decimal"/>
      <w:lvlText w:val="%5."/>
      <w:lvlJc w:val="left"/>
      <w:pPr>
        <w:ind w:left="1020" w:hanging="360"/>
      </w:pPr>
    </w:lvl>
    <w:lvl w:ilvl="5" w:tplc="CB1469AC">
      <w:start w:val="1"/>
      <w:numFmt w:val="decimal"/>
      <w:lvlText w:val="%6."/>
      <w:lvlJc w:val="left"/>
      <w:pPr>
        <w:ind w:left="1020" w:hanging="360"/>
      </w:pPr>
    </w:lvl>
    <w:lvl w:ilvl="6" w:tplc="67548728">
      <w:start w:val="1"/>
      <w:numFmt w:val="decimal"/>
      <w:lvlText w:val="%7."/>
      <w:lvlJc w:val="left"/>
      <w:pPr>
        <w:ind w:left="1020" w:hanging="360"/>
      </w:pPr>
    </w:lvl>
    <w:lvl w:ilvl="7" w:tplc="B1CED01C">
      <w:start w:val="1"/>
      <w:numFmt w:val="decimal"/>
      <w:lvlText w:val="%8."/>
      <w:lvlJc w:val="left"/>
      <w:pPr>
        <w:ind w:left="1020" w:hanging="360"/>
      </w:pPr>
    </w:lvl>
    <w:lvl w:ilvl="8" w:tplc="36B651A2">
      <w:start w:val="1"/>
      <w:numFmt w:val="decimal"/>
      <w:lvlText w:val="%9."/>
      <w:lvlJc w:val="left"/>
      <w:pPr>
        <w:ind w:left="1020" w:hanging="360"/>
      </w:pPr>
    </w:lvl>
  </w:abstractNum>
  <w:abstractNum w:abstractNumId="3" w15:restartNumberingAfterBreak="0">
    <w:nsid w:val="1AF7348D"/>
    <w:multiLevelType w:val="hybridMultilevel"/>
    <w:tmpl w:val="496E4FD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1032843"/>
    <w:multiLevelType w:val="hybridMultilevel"/>
    <w:tmpl w:val="B81A6D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23D3A50"/>
    <w:multiLevelType w:val="hybridMultilevel"/>
    <w:tmpl w:val="AB9299F4"/>
    <w:lvl w:ilvl="0" w:tplc="92FEA136">
      <w:start w:val="1"/>
      <w:numFmt w:val="decimal"/>
      <w:lvlText w:val="%1)"/>
      <w:lvlJc w:val="left"/>
      <w:pPr>
        <w:ind w:left="644" w:hanging="360"/>
      </w:pPr>
      <w:rPr>
        <w:rFonts w:asciiTheme="minorHAnsi" w:eastAsiaTheme="minorEastAsia" w:hAnsiTheme="minorHAnsi" w:cstheme="minorBidi"/>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6" w15:restartNumberingAfterBreak="0">
    <w:nsid w:val="23DE3A69"/>
    <w:multiLevelType w:val="hybridMultilevel"/>
    <w:tmpl w:val="2C16CAC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146CDD"/>
    <w:multiLevelType w:val="hybridMultilevel"/>
    <w:tmpl w:val="46CC775C"/>
    <w:lvl w:ilvl="0" w:tplc="843A31DA">
      <w:start w:val="1"/>
      <w:numFmt w:val="decimal"/>
      <w:lvlText w:val="%1."/>
      <w:lvlJc w:val="left"/>
      <w:pPr>
        <w:ind w:left="1020" w:hanging="360"/>
      </w:pPr>
    </w:lvl>
    <w:lvl w:ilvl="1" w:tplc="D482F564">
      <w:start w:val="1"/>
      <w:numFmt w:val="decimal"/>
      <w:lvlText w:val="%2."/>
      <w:lvlJc w:val="left"/>
      <w:pPr>
        <w:ind w:left="1020" w:hanging="360"/>
      </w:pPr>
    </w:lvl>
    <w:lvl w:ilvl="2" w:tplc="C94CDE5E">
      <w:start w:val="1"/>
      <w:numFmt w:val="decimal"/>
      <w:lvlText w:val="%3."/>
      <w:lvlJc w:val="left"/>
      <w:pPr>
        <w:ind w:left="1020" w:hanging="360"/>
      </w:pPr>
    </w:lvl>
    <w:lvl w:ilvl="3" w:tplc="7B6410D6">
      <w:start w:val="1"/>
      <w:numFmt w:val="decimal"/>
      <w:lvlText w:val="%4."/>
      <w:lvlJc w:val="left"/>
      <w:pPr>
        <w:ind w:left="1020" w:hanging="360"/>
      </w:pPr>
    </w:lvl>
    <w:lvl w:ilvl="4" w:tplc="420E6204">
      <w:start w:val="1"/>
      <w:numFmt w:val="decimal"/>
      <w:lvlText w:val="%5."/>
      <w:lvlJc w:val="left"/>
      <w:pPr>
        <w:ind w:left="1020" w:hanging="360"/>
      </w:pPr>
    </w:lvl>
    <w:lvl w:ilvl="5" w:tplc="BFFA6C68">
      <w:start w:val="1"/>
      <w:numFmt w:val="decimal"/>
      <w:lvlText w:val="%6."/>
      <w:lvlJc w:val="left"/>
      <w:pPr>
        <w:ind w:left="1020" w:hanging="360"/>
      </w:pPr>
    </w:lvl>
    <w:lvl w:ilvl="6" w:tplc="508A4C22">
      <w:start w:val="1"/>
      <w:numFmt w:val="decimal"/>
      <w:lvlText w:val="%7."/>
      <w:lvlJc w:val="left"/>
      <w:pPr>
        <w:ind w:left="1020" w:hanging="360"/>
      </w:pPr>
    </w:lvl>
    <w:lvl w:ilvl="7" w:tplc="377AC2D2">
      <w:start w:val="1"/>
      <w:numFmt w:val="decimal"/>
      <w:lvlText w:val="%8."/>
      <w:lvlJc w:val="left"/>
      <w:pPr>
        <w:ind w:left="1020" w:hanging="360"/>
      </w:pPr>
    </w:lvl>
    <w:lvl w:ilvl="8" w:tplc="88325464">
      <w:start w:val="1"/>
      <w:numFmt w:val="decimal"/>
      <w:lvlText w:val="%9."/>
      <w:lvlJc w:val="left"/>
      <w:pPr>
        <w:ind w:left="1020" w:hanging="360"/>
      </w:pPr>
    </w:lvl>
  </w:abstractNum>
  <w:abstractNum w:abstractNumId="8" w15:restartNumberingAfterBreak="0">
    <w:nsid w:val="2D7517B2"/>
    <w:multiLevelType w:val="hybridMultilevel"/>
    <w:tmpl w:val="279E60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3103427"/>
    <w:multiLevelType w:val="hybridMultilevel"/>
    <w:tmpl w:val="EB827C0A"/>
    <w:lvl w:ilvl="0" w:tplc="1E8408C4">
      <w:start w:val="1"/>
      <w:numFmt w:val="decimal"/>
      <w:lvlText w:val="%1."/>
      <w:lvlJc w:val="left"/>
      <w:pPr>
        <w:ind w:left="1020" w:hanging="360"/>
      </w:pPr>
    </w:lvl>
    <w:lvl w:ilvl="1" w:tplc="AC9A36F6">
      <w:start w:val="1"/>
      <w:numFmt w:val="decimal"/>
      <w:lvlText w:val="%2."/>
      <w:lvlJc w:val="left"/>
      <w:pPr>
        <w:ind w:left="1020" w:hanging="360"/>
      </w:pPr>
    </w:lvl>
    <w:lvl w:ilvl="2" w:tplc="CFEE72DC">
      <w:start w:val="1"/>
      <w:numFmt w:val="decimal"/>
      <w:lvlText w:val="%3."/>
      <w:lvlJc w:val="left"/>
      <w:pPr>
        <w:ind w:left="1020" w:hanging="360"/>
      </w:pPr>
    </w:lvl>
    <w:lvl w:ilvl="3" w:tplc="E998EC1C">
      <w:start w:val="1"/>
      <w:numFmt w:val="decimal"/>
      <w:lvlText w:val="%4."/>
      <w:lvlJc w:val="left"/>
      <w:pPr>
        <w:ind w:left="1020" w:hanging="360"/>
      </w:pPr>
    </w:lvl>
    <w:lvl w:ilvl="4" w:tplc="B11AB8AE">
      <w:start w:val="1"/>
      <w:numFmt w:val="decimal"/>
      <w:lvlText w:val="%5."/>
      <w:lvlJc w:val="left"/>
      <w:pPr>
        <w:ind w:left="1020" w:hanging="360"/>
      </w:pPr>
    </w:lvl>
    <w:lvl w:ilvl="5" w:tplc="95D48BF2">
      <w:start w:val="1"/>
      <w:numFmt w:val="decimal"/>
      <w:lvlText w:val="%6."/>
      <w:lvlJc w:val="left"/>
      <w:pPr>
        <w:ind w:left="1020" w:hanging="360"/>
      </w:pPr>
    </w:lvl>
    <w:lvl w:ilvl="6" w:tplc="573A9CC0">
      <w:start w:val="1"/>
      <w:numFmt w:val="decimal"/>
      <w:lvlText w:val="%7."/>
      <w:lvlJc w:val="left"/>
      <w:pPr>
        <w:ind w:left="1020" w:hanging="360"/>
      </w:pPr>
    </w:lvl>
    <w:lvl w:ilvl="7" w:tplc="238C0DE0">
      <w:start w:val="1"/>
      <w:numFmt w:val="decimal"/>
      <w:lvlText w:val="%8."/>
      <w:lvlJc w:val="left"/>
      <w:pPr>
        <w:ind w:left="1020" w:hanging="360"/>
      </w:pPr>
    </w:lvl>
    <w:lvl w:ilvl="8" w:tplc="8FE6015E">
      <w:start w:val="1"/>
      <w:numFmt w:val="decimal"/>
      <w:lvlText w:val="%9."/>
      <w:lvlJc w:val="left"/>
      <w:pPr>
        <w:ind w:left="1020" w:hanging="360"/>
      </w:pPr>
    </w:lvl>
  </w:abstractNum>
  <w:abstractNum w:abstractNumId="10" w15:restartNumberingAfterBreak="0">
    <w:nsid w:val="33F45C51"/>
    <w:multiLevelType w:val="hybridMultilevel"/>
    <w:tmpl w:val="3FC6E2D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41B77E3"/>
    <w:multiLevelType w:val="hybridMultilevel"/>
    <w:tmpl w:val="468CEA7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44130BC"/>
    <w:multiLevelType w:val="multilevel"/>
    <w:tmpl w:val="C16CBEA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4A351E1"/>
    <w:multiLevelType w:val="hybridMultilevel"/>
    <w:tmpl w:val="BBA40B80"/>
    <w:lvl w:ilvl="0" w:tplc="97365C8A">
      <w:start w:val="1"/>
      <w:numFmt w:val="decimal"/>
      <w:lvlText w:val="%1."/>
      <w:lvlJc w:val="left"/>
      <w:pPr>
        <w:ind w:left="1020" w:hanging="360"/>
      </w:pPr>
    </w:lvl>
    <w:lvl w:ilvl="1" w:tplc="81DEB54A">
      <w:start w:val="1"/>
      <w:numFmt w:val="decimal"/>
      <w:lvlText w:val="%2."/>
      <w:lvlJc w:val="left"/>
      <w:pPr>
        <w:ind w:left="1020" w:hanging="360"/>
      </w:pPr>
    </w:lvl>
    <w:lvl w:ilvl="2" w:tplc="65144AFE">
      <w:start w:val="1"/>
      <w:numFmt w:val="decimal"/>
      <w:lvlText w:val="%3."/>
      <w:lvlJc w:val="left"/>
      <w:pPr>
        <w:ind w:left="1020" w:hanging="360"/>
      </w:pPr>
    </w:lvl>
    <w:lvl w:ilvl="3" w:tplc="54C0A9A6">
      <w:start w:val="1"/>
      <w:numFmt w:val="decimal"/>
      <w:lvlText w:val="%4."/>
      <w:lvlJc w:val="left"/>
      <w:pPr>
        <w:ind w:left="1020" w:hanging="360"/>
      </w:pPr>
    </w:lvl>
    <w:lvl w:ilvl="4" w:tplc="E65ABE00">
      <w:start w:val="1"/>
      <w:numFmt w:val="decimal"/>
      <w:lvlText w:val="%5."/>
      <w:lvlJc w:val="left"/>
      <w:pPr>
        <w:ind w:left="1020" w:hanging="360"/>
      </w:pPr>
    </w:lvl>
    <w:lvl w:ilvl="5" w:tplc="77487354">
      <w:start w:val="1"/>
      <w:numFmt w:val="decimal"/>
      <w:lvlText w:val="%6."/>
      <w:lvlJc w:val="left"/>
      <w:pPr>
        <w:ind w:left="1020" w:hanging="360"/>
      </w:pPr>
    </w:lvl>
    <w:lvl w:ilvl="6" w:tplc="C8504180">
      <w:start w:val="1"/>
      <w:numFmt w:val="decimal"/>
      <w:lvlText w:val="%7."/>
      <w:lvlJc w:val="left"/>
      <w:pPr>
        <w:ind w:left="1020" w:hanging="360"/>
      </w:pPr>
    </w:lvl>
    <w:lvl w:ilvl="7" w:tplc="4C30633A">
      <w:start w:val="1"/>
      <w:numFmt w:val="decimal"/>
      <w:lvlText w:val="%8."/>
      <w:lvlJc w:val="left"/>
      <w:pPr>
        <w:ind w:left="1020" w:hanging="360"/>
      </w:pPr>
    </w:lvl>
    <w:lvl w:ilvl="8" w:tplc="0EBC9772">
      <w:start w:val="1"/>
      <w:numFmt w:val="decimal"/>
      <w:lvlText w:val="%9."/>
      <w:lvlJc w:val="left"/>
      <w:pPr>
        <w:ind w:left="1020" w:hanging="360"/>
      </w:pPr>
    </w:lvl>
  </w:abstractNum>
  <w:abstractNum w:abstractNumId="14" w15:restartNumberingAfterBreak="0">
    <w:nsid w:val="44E541EF"/>
    <w:multiLevelType w:val="hybridMultilevel"/>
    <w:tmpl w:val="5BD209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20713E"/>
    <w:multiLevelType w:val="hybridMultilevel"/>
    <w:tmpl w:val="63CE5D3E"/>
    <w:lvl w:ilvl="0" w:tplc="9BF6C84A">
      <w:start w:val="1"/>
      <w:numFmt w:val="decimal"/>
      <w:lvlText w:val="%1."/>
      <w:lvlJc w:val="left"/>
      <w:pPr>
        <w:ind w:left="1020" w:hanging="360"/>
      </w:pPr>
    </w:lvl>
    <w:lvl w:ilvl="1" w:tplc="7612F1C0">
      <w:start w:val="1"/>
      <w:numFmt w:val="decimal"/>
      <w:lvlText w:val="%2."/>
      <w:lvlJc w:val="left"/>
      <w:pPr>
        <w:ind w:left="1020" w:hanging="360"/>
      </w:pPr>
    </w:lvl>
    <w:lvl w:ilvl="2" w:tplc="F40C25C0">
      <w:start w:val="1"/>
      <w:numFmt w:val="decimal"/>
      <w:lvlText w:val="%3."/>
      <w:lvlJc w:val="left"/>
      <w:pPr>
        <w:ind w:left="1020" w:hanging="360"/>
      </w:pPr>
    </w:lvl>
    <w:lvl w:ilvl="3" w:tplc="92B0F5FA">
      <w:start w:val="1"/>
      <w:numFmt w:val="decimal"/>
      <w:lvlText w:val="%4."/>
      <w:lvlJc w:val="left"/>
      <w:pPr>
        <w:ind w:left="1020" w:hanging="360"/>
      </w:pPr>
    </w:lvl>
    <w:lvl w:ilvl="4" w:tplc="08C6033A">
      <w:start w:val="1"/>
      <w:numFmt w:val="decimal"/>
      <w:lvlText w:val="%5."/>
      <w:lvlJc w:val="left"/>
      <w:pPr>
        <w:ind w:left="1020" w:hanging="360"/>
      </w:pPr>
    </w:lvl>
    <w:lvl w:ilvl="5" w:tplc="491E6D06">
      <w:start w:val="1"/>
      <w:numFmt w:val="decimal"/>
      <w:lvlText w:val="%6."/>
      <w:lvlJc w:val="left"/>
      <w:pPr>
        <w:ind w:left="1020" w:hanging="360"/>
      </w:pPr>
    </w:lvl>
    <w:lvl w:ilvl="6" w:tplc="1E26E6B4">
      <w:start w:val="1"/>
      <w:numFmt w:val="decimal"/>
      <w:lvlText w:val="%7."/>
      <w:lvlJc w:val="left"/>
      <w:pPr>
        <w:ind w:left="1020" w:hanging="360"/>
      </w:pPr>
    </w:lvl>
    <w:lvl w:ilvl="7" w:tplc="2D488C30">
      <w:start w:val="1"/>
      <w:numFmt w:val="decimal"/>
      <w:lvlText w:val="%8."/>
      <w:lvlJc w:val="left"/>
      <w:pPr>
        <w:ind w:left="1020" w:hanging="360"/>
      </w:pPr>
    </w:lvl>
    <w:lvl w:ilvl="8" w:tplc="9FA05540">
      <w:start w:val="1"/>
      <w:numFmt w:val="decimal"/>
      <w:lvlText w:val="%9."/>
      <w:lvlJc w:val="left"/>
      <w:pPr>
        <w:ind w:left="1020" w:hanging="360"/>
      </w:pPr>
    </w:lvl>
  </w:abstractNum>
  <w:abstractNum w:abstractNumId="16" w15:restartNumberingAfterBreak="0">
    <w:nsid w:val="48DE3B04"/>
    <w:multiLevelType w:val="multilevel"/>
    <w:tmpl w:val="A04AA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766805"/>
    <w:multiLevelType w:val="hybridMultilevel"/>
    <w:tmpl w:val="CD3AE9F4"/>
    <w:lvl w:ilvl="0" w:tplc="DB18CD66">
      <w:start w:val="1"/>
      <w:numFmt w:val="decimal"/>
      <w:lvlText w:val="%1."/>
      <w:lvlJc w:val="left"/>
      <w:pPr>
        <w:ind w:left="1020" w:hanging="360"/>
      </w:pPr>
    </w:lvl>
    <w:lvl w:ilvl="1" w:tplc="4DDC4EEC">
      <w:start w:val="1"/>
      <w:numFmt w:val="decimal"/>
      <w:lvlText w:val="%2."/>
      <w:lvlJc w:val="left"/>
      <w:pPr>
        <w:ind w:left="1020" w:hanging="360"/>
      </w:pPr>
    </w:lvl>
    <w:lvl w:ilvl="2" w:tplc="13C6F9D8">
      <w:start w:val="1"/>
      <w:numFmt w:val="decimal"/>
      <w:lvlText w:val="%3."/>
      <w:lvlJc w:val="left"/>
      <w:pPr>
        <w:ind w:left="1020" w:hanging="360"/>
      </w:pPr>
    </w:lvl>
    <w:lvl w:ilvl="3" w:tplc="5FA24F34">
      <w:start w:val="1"/>
      <w:numFmt w:val="decimal"/>
      <w:lvlText w:val="%4."/>
      <w:lvlJc w:val="left"/>
      <w:pPr>
        <w:ind w:left="1020" w:hanging="360"/>
      </w:pPr>
    </w:lvl>
    <w:lvl w:ilvl="4" w:tplc="EEBEAECC">
      <w:start w:val="1"/>
      <w:numFmt w:val="decimal"/>
      <w:lvlText w:val="%5."/>
      <w:lvlJc w:val="left"/>
      <w:pPr>
        <w:ind w:left="1020" w:hanging="360"/>
      </w:pPr>
    </w:lvl>
    <w:lvl w:ilvl="5" w:tplc="7D408448">
      <w:start w:val="1"/>
      <w:numFmt w:val="decimal"/>
      <w:lvlText w:val="%6."/>
      <w:lvlJc w:val="left"/>
      <w:pPr>
        <w:ind w:left="1020" w:hanging="360"/>
      </w:pPr>
    </w:lvl>
    <w:lvl w:ilvl="6" w:tplc="29F4D04E">
      <w:start w:val="1"/>
      <w:numFmt w:val="decimal"/>
      <w:lvlText w:val="%7."/>
      <w:lvlJc w:val="left"/>
      <w:pPr>
        <w:ind w:left="1020" w:hanging="360"/>
      </w:pPr>
    </w:lvl>
    <w:lvl w:ilvl="7" w:tplc="C5083848">
      <w:start w:val="1"/>
      <w:numFmt w:val="decimal"/>
      <w:lvlText w:val="%8."/>
      <w:lvlJc w:val="left"/>
      <w:pPr>
        <w:ind w:left="1020" w:hanging="360"/>
      </w:pPr>
    </w:lvl>
    <w:lvl w:ilvl="8" w:tplc="7AB4E58C">
      <w:start w:val="1"/>
      <w:numFmt w:val="decimal"/>
      <w:lvlText w:val="%9."/>
      <w:lvlJc w:val="left"/>
      <w:pPr>
        <w:ind w:left="1020" w:hanging="360"/>
      </w:pPr>
    </w:lvl>
  </w:abstractNum>
  <w:abstractNum w:abstractNumId="18" w15:restartNumberingAfterBreak="0">
    <w:nsid w:val="56F943C9"/>
    <w:multiLevelType w:val="hybridMultilevel"/>
    <w:tmpl w:val="468CEA7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7604239"/>
    <w:multiLevelType w:val="multilevel"/>
    <w:tmpl w:val="5A526E38"/>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7CC6306"/>
    <w:multiLevelType w:val="hybridMultilevel"/>
    <w:tmpl w:val="386E52DE"/>
    <w:lvl w:ilvl="0" w:tplc="866EA9B4">
      <w:start w:val="1"/>
      <w:numFmt w:val="decimal"/>
      <w:lvlText w:val="%1."/>
      <w:lvlJc w:val="left"/>
      <w:pPr>
        <w:ind w:left="1020" w:hanging="360"/>
      </w:pPr>
    </w:lvl>
    <w:lvl w:ilvl="1" w:tplc="E23E2168">
      <w:start w:val="1"/>
      <w:numFmt w:val="decimal"/>
      <w:lvlText w:val="%2."/>
      <w:lvlJc w:val="left"/>
      <w:pPr>
        <w:ind w:left="1020" w:hanging="360"/>
      </w:pPr>
    </w:lvl>
    <w:lvl w:ilvl="2" w:tplc="008A0034">
      <w:start w:val="1"/>
      <w:numFmt w:val="decimal"/>
      <w:lvlText w:val="%3."/>
      <w:lvlJc w:val="left"/>
      <w:pPr>
        <w:ind w:left="1020" w:hanging="360"/>
      </w:pPr>
    </w:lvl>
    <w:lvl w:ilvl="3" w:tplc="4D2CEA70">
      <w:start w:val="1"/>
      <w:numFmt w:val="decimal"/>
      <w:lvlText w:val="%4."/>
      <w:lvlJc w:val="left"/>
      <w:pPr>
        <w:ind w:left="1020" w:hanging="360"/>
      </w:pPr>
    </w:lvl>
    <w:lvl w:ilvl="4" w:tplc="6F8495D2">
      <w:start w:val="1"/>
      <w:numFmt w:val="decimal"/>
      <w:lvlText w:val="%5."/>
      <w:lvlJc w:val="left"/>
      <w:pPr>
        <w:ind w:left="1020" w:hanging="360"/>
      </w:pPr>
    </w:lvl>
    <w:lvl w:ilvl="5" w:tplc="19F4002A">
      <w:start w:val="1"/>
      <w:numFmt w:val="decimal"/>
      <w:lvlText w:val="%6."/>
      <w:lvlJc w:val="left"/>
      <w:pPr>
        <w:ind w:left="1020" w:hanging="360"/>
      </w:pPr>
    </w:lvl>
    <w:lvl w:ilvl="6" w:tplc="96025200">
      <w:start w:val="1"/>
      <w:numFmt w:val="decimal"/>
      <w:lvlText w:val="%7."/>
      <w:lvlJc w:val="left"/>
      <w:pPr>
        <w:ind w:left="1020" w:hanging="360"/>
      </w:pPr>
    </w:lvl>
    <w:lvl w:ilvl="7" w:tplc="54F6DDB8">
      <w:start w:val="1"/>
      <w:numFmt w:val="decimal"/>
      <w:lvlText w:val="%8."/>
      <w:lvlJc w:val="left"/>
      <w:pPr>
        <w:ind w:left="1020" w:hanging="360"/>
      </w:pPr>
    </w:lvl>
    <w:lvl w:ilvl="8" w:tplc="7D1068E4">
      <w:start w:val="1"/>
      <w:numFmt w:val="decimal"/>
      <w:lvlText w:val="%9."/>
      <w:lvlJc w:val="left"/>
      <w:pPr>
        <w:ind w:left="1020" w:hanging="360"/>
      </w:pPr>
    </w:lvl>
  </w:abstractNum>
  <w:abstractNum w:abstractNumId="21" w15:restartNumberingAfterBreak="0">
    <w:nsid w:val="58C71D22"/>
    <w:multiLevelType w:val="hybridMultilevel"/>
    <w:tmpl w:val="880A5D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B080EE5"/>
    <w:multiLevelType w:val="hybridMultilevel"/>
    <w:tmpl w:val="BC5C8C1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D746CF6"/>
    <w:multiLevelType w:val="hybridMultilevel"/>
    <w:tmpl w:val="7AE04E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26039E8"/>
    <w:multiLevelType w:val="hybridMultilevel"/>
    <w:tmpl w:val="A7586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935AF7"/>
    <w:multiLevelType w:val="hybridMultilevel"/>
    <w:tmpl w:val="E48C927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45C4DCD"/>
    <w:multiLevelType w:val="hybridMultilevel"/>
    <w:tmpl w:val="3DD6A086"/>
    <w:lvl w:ilvl="0" w:tplc="295C3C28">
      <w:start w:val="1"/>
      <w:numFmt w:val="decimal"/>
      <w:lvlText w:val="%1."/>
      <w:lvlJc w:val="left"/>
      <w:pPr>
        <w:ind w:left="501" w:hanging="360"/>
      </w:pPr>
      <w:rPr>
        <w:rFonts w:hint="default"/>
      </w:rPr>
    </w:lvl>
    <w:lvl w:ilvl="1" w:tplc="08090019" w:tentative="1">
      <w:start w:val="1"/>
      <w:numFmt w:val="lowerLetter"/>
      <w:lvlText w:val="%2."/>
      <w:lvlJc w:val="left"/>
      <w:pPr>
        <w:ind w:left="1221" w:hanging="360"/>
      </w:pPr>
    </w:lvl>
    <w:lvl w:ilvl="2" w:tplc="0809001B" w:tentative="1">
      <w:start w:val="1"/>
      <w:numFmt w:val="lowerRoman"/>
      <w:lvlText w:val="%3."/>
      <w:lvlJc w:val="right"/>
      <w:pPr>
        <w:ind w:left="1941" w:hanging="180"/>
      </w:pPr>
    </w:lvl>
    <w:lvl w:ilvl="3" w:tplc="0809000F" w:tentative="1">
      <w:start w:val="1"/>
      <w:numFmt w:val="decimal"/>
      <w:lvlText w:val="%4."/>
      <w:lvlJc w:val="left"/>
      <w:pPr>
        <w:ind w:left="2661" w:hanging="360"/>
      </w:pPr>
    </w:lvl>
    <w:lvl w:ilvl="4" w:tplc="08090019" w:tentative="1">
      <w:start w:val="1"/>
      <w:numFmt w:val="lowerLetter"/>
      <w:lvlText w:val="%5."/>
      <w:lvlJc w:val="left"/>
      <w:pPr>
        <w:ind w:left="3381" w:hanging="360"/>
      </w:pPr>
    </w:lvl>
    <w:lvl w:ilvl="5" w:tplc="0809001B" w:tentative="1">
      <w:start w:val="1"/>
      <w:numFmt w:val="lowerRoman"/>
      <w:lvlText w:val="%6."/>
      <w:lvlJc w:val="right"/>
      <w:pPr>
        <w:ind w:left="4101" w:hanging="180"/>
      </w:pPr>
    </w:lvl>
    <w:lvl w:ilvl="6" w:tplc="0809000F" w:tentative="1">
      <w:start w:val="1"/>
      <w:numFmt w:val="decimal"/>
      <w:lvlText w:val="%7."/>
      <w:lvlJc w:val="left"/>
      <w:pPr>
        <w:ind w:left="4821" w:hanging="360"/>
      </w:pPr>
    </w:lvl>
    <w:lvl w:ilvl="7" w:tplc="08090019" w:tentative="1">
      <w:start w:val="1"/>
      <w:numFmt w:val="lowerLetter"/>
      <w:lvlText w:val="%8."/>
      <w:lvlJc w:val="left"/>
      <w:pPr>
        <w:ind w:left="5541" w:hanging="360"/>
      </w:pPr>
    </w:lvl>
    <w:lvl w:ilvl="8" w:tplc="0809001B" w:tentative="1">
      <w:start w:val="1"/>
      <w:numFmt w:val="lowerRoman"/>
      <w:lvlText w:val="%9."/>
      <w:lvlJc w:val="right"/>
      <w:pPr>
        <w:ind w:left="6261" w:hanging="180"/>
      </w:pPr>
    </w:lvl>
  </w:abstractNum>
  <w:abstractNum w:abstractNumId="27" w15:restartNumberingAfterBreak="0">
    <w:nsid w:val="755C2A71"/>
    <w:multiLevelType w:val="hybridMultilevel"/>
    <w:tmpl w:val="D42E87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AD80053"/>
    <w:multiLevelType w:val="hybridMultilevel"/>
    <w:tmpl w:val="25C43738"/>
    <w:lvl w:ilvl="0" w:tplc="CB9478C0">
      <w:start w:val="1"/>
      <w:numFmt w:val="decimal"/>
      <w:lvlText w:val="%1."/>
      <w:lvlJc w:val="left"/>
      <w:pPr>
        <w:ind w:left="1020" w:hanging="360"/>
      </w:pPr>
    </w:lvl>
    <w:lvl w:ilvl="1" w:tplc="D0804B70">
      <w:start w:val="1"/>
      <w:numFmt w:val="decimal"/>
      <w:lvlText w:val="%2."/>
      <w:lvlJc w:val="left"/>
      <w:pPr>
        <w:ind w:left="1020" w:hanging="360"/>
      </w:pPr>
    </w:lvl>
    <w:lvl w:ilvl="2" w:tplc="94B09146">
      <w:start w:val="1"/>
      <w:numFmt w:val="decimal"/>
      <w:lvlText w:val="%3."/>
      <w:lvlJc w:val="left"/>
      <w:pPr>
        <w:ind w:left="1020" w:hanging="360"/>
      </w:pPr>
    </w:lvl>
    <w:lvl w:ilvl="3" w:tplc="C0609F8A">
      <w:start w:val="1"/>
      <w:numFmt w:val="decimal"/>
      <w:lvlText w:val="%4."/>
      <w:lvlJc w:val="left"/>
      <w:pPr>
        <w:ind w:left="1020" w:hanging="360"/>
      </w:pPr>
    </w:lvl>
    <w:lvl w:ilvl="4" w:tplc="11DCA99E">
      <w:start w:val="1"/>
      <w:numFmt w:val="decimal"/>
      <w:lvlText w:val="%5."/>
      <w:lvlJc w:val="left"/>
      <w:pPr>
        <w:ind w:left="1020" w:hanging="360"/>
      </w:pPr>
    </w:lvl>
    <w:lvl w:ilvl="5" w:tplc="9BCA1562">
      <w:start w:val="1"/>
      <w:numFmt w:val="decimal"/>
      <w:lvlText w:val="%6."/>
      <w:lvlJc w:val="left"/>
      <w:pPr>
        <w:ind w:left="1020" w:hanging="360"/>
      </w:pPr>
    </w:lvl>
    <w:lvl w:ilvl="6" w:tplc="AA841B5A">
      <w:start w:val="1"/>
      <w:numFmt w:val="decimal"/>
      <w:lvlText w:val="%7."/>
      <w:lvlJc w:val="left"/>
      <w:pPr>
        <w:ind w:left="1020" w:hanging="360"/>
      </w:pPr>
    </w:lvl>
    <w:lvl w:ilvl="7" w:tplc="B9244DBA">
      <w:start w:val="1"/>
      <w:numFmt w:val="decimal"/>
      <w:lvlText w:val="%8."/>
      <w:lvlJc w:val="left"/>
      <w:pPr>
        <w:ind w:left="1020" w:hanging="360"/>
      </w:pPr>
    </w:lvl>
    <w:lvl w:ilvl="8" w:tplc="455AF4BC">
      <w:start w:val="1"/>
      <w:numFmt w:val="decimal"/>
      <w:lvlText w:val="%9."/>
      <w:lvlJc w:val="left"/>
      <w:pPr>
        <w:ind w:left="1020" w:hanging="360"/>
      </w:pPr>
    </w:lvl>
  </w:abstractNum>
  <w:num w:numId="1">
    <w:abstractNumId w:val="0"/>
  </w:num>
  <w:num w:numId="2">
    <w:abstractNumId w:val="4"/>
  </w:num>
  <w:num w:numId="3">
    <w:abstractNumId w:val="22"/>
  </w:num>
  <w:num w:numId="4">
    <w:abstractNumId w:val="8"/>
  </w:num>
  <w:num w:numId="5">
    <w:abstractNumId w:val="26"/>
  </w:num>
  <w:num w:numId="6">
    <w:abstractNumId w:val="25"/>
  </w:num>
  <w:num w:numId="7">
    <w:abstractNumId w:val="5"/>
  </w:num>
  <w:num w:numId="8">
    <w:abstractNumId w:val="6"/>
  </w:num>
  <w:num w:numId="9">
    <w:abstractNumId w:val="3"/>
  </w:num>
  <w:num w:numId="10">
    <w:abstractNumId w:val="12"/>
  </w:num>
  <w:num w:numId="11">
    <w:abstractNumId w:val="1"/>
  </w:num>
  <w:num w:numId="12">
    <w:abstractNumId w:val="10"/>
  </w:num>
  <w:num w:numId="13">
    <w:abstractNumId w:val="14"/>
  </w:num>
  <w:num w:numId="14">
    <w:abstractNumId w:val="28"/>
  </w:num>
  <w:num w:numId="15">
    <w:abstractNumId w:val="13"/>
  </w:num>
  <w:num w:numId="16">
    <w:abstractNumId w:val="17"/>
  </w:num>
  <w:num w:numId="17">
    <w:abstractNumId w:val="15"/>
  </w:num>
  <w:num w:numId="18">
    <w:abstractNumId w:val="2"/>
  </w:num>
  <w:num w:numId="19">
    <w:abstractNumId w:val="20"/>
  </w:num>
  <w:num w:numId="20">
    <w:abstractNumId w:val="9"/>
  </w:num>
  <w:num w:numId="21">
    <w:abstractNumId w:val="7"/>
  </w:num>
  <w:num w:numId="22">
    <w:abstractNumId w:val="23"/>
  </w:num>
  <w:num w:numId="23">
    <w:abstractNumId w:val="27"/>
  </w:num>
  <w:num w:numId="24">
    <w:abstractNumId w:val="11"/>
  </w:num>
  <w:num w:numId="25">
    <w:abstractNumId w:val="18"/>
  </w:num>
  <w:num w:numId="26">
    <w:abstractNumId w:val="21"/>
  </w:num>
  <w:num w:numId="27">
    <w:abstractNumId w:val="19"/>
  </w:num>
  <w:num w:numId="28">
    <w:abstractNumId w:val="24"/>
  </w:num>
  <w:num w:numId="29">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iang, Yue">
    <w15:presenceInfo w15:providerId="None" w15:userId="Jiang, Yue"/>
  </w15:person>
  <w15:person w15:author="Steeden, Jennifer">
    <w15:presenceInfo w15:providerId="AD" w15:userId="S::rmapjae@ucl.ac.uk::a8ada9ec-0d82-4c28-b795-dea7c0c10d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65B9"/>
    <w:rsid w:val="8777ECA2"/>
    <w:rsid w:val="8FFD5BB4"/>
    <w:rsid w:val="9A5D9AFA"/>
    <w:rsid w:val="9F7F9CBA"/>
    <w:rsid w:val="9FEBFDEC"/>
    <w:rsid w:val="B43D1618"/>
    <w:rsid w:val="BFE9F9F2"/>
    <w:rsid w:val="D33D8BAC"/>
    <w:rsid w:val="D6FB5BBF"/>
    <w:rsid w:val="DBAF6B60"/>
    <w:rsid w:val="DCDC9B06"/>
    <w:rsid w:val="DFFA3079"/>
    <w:rsid w:val="DFFF31AA"/>
    <w:rsid w:val="E7B7E8E2"/>
    <w:rsid w:val="EF0F1E34"/>
    <w:rsid w:val="EF7F2A37"/>
    <w:rsid w:val="EFEBD92B"/>
    <w:rsid w:val="F57D838D"/>
    <w:rsid w:val="F5CFD54E"/>
    <w:rsid w:val="F7AEECAA"/>
    <w:rsid w:val="F7BD0DD4"/>
    <w:rsid w:val="F9BF84C4"/>
    <w:rsid w:val="FB359D44"/>
    <w:rsid w:val="FDDFD2C2"/>
    <w:rsid w:val="FEDFA6BD"/>
    <w:rsid w:val="FEEF5BC5"/>
    <w:rsid w:val="FF5B0442"/>
    <w:rsid w:val="FFDF97C2"/>
    <w:rsid w:val="FFFB84B1"/>
    <w:rsid w:val="00000CD9"/>
    <w:rsid w:val="00001108"/>
    <w:rsid w:val="0000184B"/>
    <w:rsid w:val="00001B6A"/>
    <w:rsid w:val="00003805"/>
    <w:rsid w:val="000038E3"/>
    <w:rsid w:val="00003D0E"/>
    <w:rsid w:val="000040C3"/>
    <w:rsid w:val="00004428"/>
    <w:rsid w:val="00006C61"/>
    <w:rsid w:val="00010438"/>
    <w:rsid w:val="000107C2"/>
    <w:rsid w:val="00011055"/>
    <w:rsid w:val="00011C14"/>
    <w:rsid w:val="000123D1"/>
    <w:rsid w:val="00012BC6"/>
    <w:rsid w:val="00012C52"/>
    <w:rsid w:val="00012CC8"/>
    <w:rsid w:val="00013E95"/>
    <w:rsid w:val="00014121"/>
    <w:rsid w:val="000147D6"/>
    <w:rsid w:val="00014C69"/>
    <w:rsid w:val="0001523C"/>
    <w:rsid w:val="0001644C"/>
    <w:rsid w:val="0001717A"/>
    <w:rsid w:val="00017343"/>
    <w:rsid w:val="00020A9A"/>
    <w:rsid w:val="00020E8A"/>
    <w:rsid w:val="00021CBD"/>
    <w:rsid w:val="000228F3"/>
    <w:rsid w:val="00023249"/>
    <w:rsid w:val="00024287"/>
    <w:rsid w:val="0002556D"/>
    <w:rsid w:val="0002612D"/>
    <w:rsid w:val="00026B12"/>
    <w:rsid w:val="00031A0A"/>
    <w:rsid w:val="00031A12"/>
    <w:rsid w:val="00031E5F"/>
    <w:rsid w:val="000325D3"/>
    <w:rsid w:val="00032670"/>
    <w:rsid w:val="00032FC9"/>
    <w:rsid w:val="000334BC"/>
    <w:rsid w:val="00033A9A"/>
    <w:rsid w:val="00033C8E"/>
    <w:rsid w:val="00034BBD"/>
    <w:rsid w:val="000355A5"/>
    <w:rsid w:val="00035910"/>
    <w:rsid w:val="00035943"/>
    <w:rsid w:val="0003620E"/>
    <w:rsid w:val="00037372"/>
    <w:rsid w:val="0004056B"/>
    <w:rsid w:val="000411A2"/>
    <w:rsid w:val="000420E7"/>
    <w:rsid w:val="00042610"/>
    <w:rsid w:val="0004270D"/>
    <w:rsid w:val="0004273C"/>
    <w:rsid w:val="000428D8"/>
    <w:rsid w:val="00043A2C"/>
    <w:rsid w:val="00043F84"/>
    <w:rsid w:val="000450D5"/>
    <w:rsid w:val="00045582"/>
    <w:rsid w:val="00045890"/>
    <w:rsid w:val="00046EE9"/>
    <w:rsid w:val="000500C0"/>
    <w:rsid w:val="0005169C"/>
    <w:rsid w:val="00051B00"/>
    <w:rsid w:val="00053B86"/>
    <w:rsid w:val="000547AE"/>
    <w:rsid w:val="00054946"/>
    <w:rsid w:val="00054DA1"/>
    <w:rsid w:val="00054DAD"/>
    <w:rsid w:val="00054FAE"/>
    <w:rsid w:val="00055735"/>
    <w:rsid w:val="00056124"/>
    <w:rsid w:val="00056DA8"/>
    <w:rsid w:val="00057610"/>
    <w:rsid w:val="00057AD6"/>
    <w:rsid w:val="0006013C"/>
    <w:rsid w:val="000607F7"/>
    <w:rsid w:val="0006115A"/>
    <w:rsid w:val="00061397"/>
    <w:rsid w:val="00061973"/>
    <w:rsid w:val="0006212E"/>
    <w:rsid w:val="00062698"/>
    <w:rsid w:val="00063A92"/>
    <w:rsid w:val="00063FA1"/>
    <w:rsid w:val="000651F3"/>
    <w:rsid w:val="00065258"/>
    <w:rsid w:val="00065A2E"/>
    <w:rsid w:val="00066F11"/>
    <w:rsid w:val="00067348"/>
    <w:rsid w:val="000700C2"/>
    <w:rsid w:val="00070477"/>
    <w:rsid w:val="00070FAA"/>
    <w:rsid w:val="00071C84"/>
    <w:rsid w:val="00073348"/>
    <w:rsid w:val="00074265"/>
    <w:rsid w:val="000746AA"/>
    <w:rsid w:val="0007493B"/>
    <w:rsid w:val="00075CD5"/>
    <w:rsid w:val="000770A1"/>
    <w:rsid w:val="000771B9"/>
    <w:rsid w:val="0008044A"/>
    <w:rsid w:val="00081630"/>
    <w:rsid w:val="00081749"/>
    <w:rsid w:val="00081F28"/>
    <w:rsid w:val="00082FAE"/>
    <w:rsid w:val="0008420B"/>
    <w:rsid w:val="00086749"/>
    <w:rsid w:val="00087133"/>
    <w:rsid w:val="00087437"/>
    <w:rsid w:val="0008745D"/>
    <w:rsid w:val="00087711"/>
    <w:rsid w:val="00087D29"/>
    <w:rsid w:val="000901E8"/>
    <w:rsid w:val="000905DE"/>
    <w:rsid w:val="00090BDA"/>
    <w:rsid w:val="0009182B"/>
    <w:rsid w:val="00092E81"/>
    <w:rsid w:val="000934A3"/>
    <w:rsid w:val="00093B23"/>
    <w:rsid w:val="00094382"/>
    <w:rsid w:val="000946E8"/>
    <w:rsid w:val="00094D85"/>
    <w:rsid w:val="00094EEE"/>
    <w:rsid w:val="00094FB7"/>
    <w:rsid w:val="00095C71"/>
    <w:rsid w:val="00095FCA"/>
    <w:rsid w:val="00095FE5"/>
    <w:rsid w:val="000963B7"/>
    <w:rsid w:val="00096495"/>
    <w:rsid w:val="000A0B8C"/>
    <w:rsid w:val="000A0C61"/>
    <w:rsid w:val="000A1423"/>
    <w:rsid w:val="000A1A46"/>
    <w:rsid w:val="000A2918"/>
    <w:rsid w:val="000A29D2"/>
    <w:rsid w:val="000A416A"/>
    <w:rsid w:val="000A4367"/>
    <w:rsid w:val="000A5916"/>
    <w:rsid w:val="000A6E12"/>
    <w:rsid w:val="000B06BD"/>
    <w:rsid w:val="000B10B5"/>
    <w:rsid w:val="000B21F9"/>
    <w:rsid w:val="000B2699"/>
    <w:rsid w:val="000B2EEF"/>
    <w:rsid w:val="000B342A"/>
    <w:rsid w:val="000B3BC0"/>
    <w:rsid w:val="000B45FB"/>
    <w:rsid w:val="000B4C04"/>
    <w:rsid w:val="000B71B4"/>
    <w:rsid w:val="000B7F2E"/>
    <w:rsid w:val="000C0235"/>
    <w:rsid w:val="000C1DB7"/>
    <w:rsid w:val="000C1ED4"/>
    <w:rsid w:val="000C22FA"/>
    <w:rsid w:val="000C2992"/>
    <w:rsid w:val="000C6AC4"/>
    <w:rsid w:val="000C7093"/>
    <w:rsid w:val="000C7292"/>
    <w:rsid w:val="000C7510"/>
    <w:rsid w:val="000D04D8"/>
    <w:rsid w:val="000D0953"/>
    <w:rsid w:val="000D0C70"/>
    <w:rsid w:val="000D1B7A"/>
    <w:rsid w:val="000D1D50"/>
    <w:rsid w:val="000D2F26"/>
    <w:rsid w:val="000D4584"/>
    <w:rsid w:val="000D4B2E"/>
    <w:rsid w:val="000D4E8E"/>
    <w:rsid w:val="000D6B2D"/>
    <w:rsid w:val="000D6B95"/>
    <w:rsid w:val="000D70B0"/>
    <w:rsid w:val="000D70F3"/>
    <w:rsid w:val="000E08DF"/>
    <w:rsid w:val="000E090B"/>
    <w:rsid w:val="000E0BAE"/>
    <w:rsid w:val="000E110D"/>
    <w:rsid w:val="000E15EB"/>
    <w:rsid w:val="000E24AD"/>
    <w:rsid w:val="000E3545"/>
    <w:rsid w:val="000E3F3D"/>
    <w:rsid w:val="000E40C9"/>
    <w:rsid w:val="000E4B70"/>
    <w:rsid w:val="000E538D"/>
    <w:rsid w:val="000E5A19"/>
    <w:rsid w:val="000E5B73"/>
    <w:rsid w:val="000E5E5B"/>
    <w:rsid w:val="000E65C9"/>
    <w:rsid w:val="000E736B"/>
    <w:rsid w:val="000E7DA4"/>
    <w:rsid w:val="000F070A"/>
    <w:rsid w:val="000F0C77"/>
    <w:rsid w:val="000F1136"/>
    <w:rsid w:val="000F172F"/>
    <w:rsid w:val="000F1A02"/>
    <w:rsid w:val="000F1DD7"/>
    <w:rsid w:val="000F2B7A"/>
    <w:rsid w:val="000F2DDF"/>
    <w:rsid w:val="000F33E1"/>
    <w:rsid w:val="000F359C"/>
    <w:rsid w:val="000F3795"/>
    <w:rsid w:val="000F4AE7"/>
    <w:rsid w:val="000F620C"/>
    <w:rsid w:val="000F68EE"/>
    <w:rsid w:val="000F7C11"/>
    <w:rsid w:val="00100E25"/>
    <w:rsid w:val="00102A71"/>
    <w:rsid w:val="001036CA"/>
    <w:rsid w:val="00103FB6"/>
    <w:rsid w:val="00105416"/>
    <w:rsid w:val="00105718"/>
    <w:rsid w:val="00105728"/>
    <w:rsid w:val="001062E4"/>
    <w:rsid w:val="001069AC"/>
    <w:rsid w:val="00106A63"/>
    <w:rsid w:val="00107247"/>
    <w:rsid w:val="00107AB7"/>
    <w:rsid w:val="00107B67"/>
    <w:rsid w:val="00107BCA"/>
    <w:rsid w:val="00107BD6"/>
    <w:rsid w:val="0011241F"/>
    <w:rsid w:val="001132A0"/>
    <w:rsid w:val="001143C6"/>
    <w:rsid w:val="00114C62"/>
    <w:rsid w:val="001161F9"/>
    <w:rsid w:val="00117044"/>
    <w:rsid w:val="00117707"/>
    <w:rsid w:val="001202C9"/>
    <w:rsid w:val="00121990"/>
    <w:rsid w:val="00121E9D"/>
    <w:rsid w:val="0012291A"/>
    <w:rsid w:val="00122AA2"/>
    <w:rsid w:val="0012336B"/>
    <w:rsid w:val="00123876"/>
    <w:rsid w:val="00123A9A"/>
    <w:rsid w:val="0012464F"/>
    <w:rsid w:val="00124E86"/>
    <w:rsid w:val="001259C1"/>
    <w:rsid w:val="00126DAC"/>
    <w:rsid w:val="00127276"/>
    <w:rsid w:val="00127FC5"/>
    <w:rsid w:val="001303FD"/>
    <w:rsid w:val="001328B2"/>
    <w:rsid w:val="00132BB2"/>
    <w:rsid w:val="001335FE"/>
    <w:rsid w:val="0013380C"/>
    <w:rsid w:val="0013409C"/>
    <w:rsid w:val="00134621"/>
    <w:rsid w:val="00134DD9"/>
    <w:rsid w:val="00135495"/>
    <w:rsid w:val="00135BE9"/>
    <w:rsid w:val="00136799"/>
    <w:rsid w:val="00136AEA"/>
    <w:rsid w:val="00136FAA"/>
    <w:rsid w:val="0014065F"/>
    <w:rsid w:val="0014072E"/>
    <w:rsid w:val="00141231"/>
    <w:rsid w:val="0014191E"/>
    <w:rsid w:val="00142882"/>
    <w:rsid w:val="00143154"/>
    <w:rsid w:val="0014342F"/>
    <w:rsid w:val="00143688"/>
    <w:rsid w:val="001444CC"/>
    <w:rsid w:val="001448D6"/>
    <w:rsid w:val="00145495"/>
    <w:rsid w:val="001464E4"/>
    <w:rsid w:val="0014762D"/>
    <w:rsid w:val="00147B67"/>
    <w:rsid w:val="00151492"/>
    <w:rsid w:val="001514F5"/>
    <w:rsid w:val="00152172"/>
    <w:rsid w:val="0015340F"/>
    <w:rsid w:val="001534C1"/>
    <w:rsid w:val="00153636"/>
    <w:rsid w:val="00161A0B"/>
    <w:rsid w:val="0016273F"/>
    <w:rsid w:val="00162FB6"/>
    <w:rsid w:val="001635E4"/>
    <w:rsid w:val="0016419F"/>
    <w:rsid w:val="00164CE6"/>
    <w:rsid w:val="001656F4"/>
    <w:rsid w:val="001657F6"/>
    <w:rsid w:val="00165B52"/>
    <w:rsid w:val="00165BE2"/>
    <w:rsid w:val="00165F48"/>
    <w:rsid w:val="00166924"/>
    <w:rsid w:val="00167AE0"/>
    <w:rsid w:val="00170170"/>
    <w:rsid w:val="00170442"/>
    <w:rsid w:val="0017088C"/>
    <w:rsid w:val="00170A6F"/>
    <w:rsid w:val="00171161"/>
    <w:rsid w:val="00171241"/>
    <w:rsid w:val="00171CEE"/>
    <w:rsid w:val="00173835"/>
    <w:rsid w:val="001747F4"/>
    <w:rsid w:val="00175689"/>
    <w:rsid w:val="001759C3"/>
    <w:rsid w:val="00176D00"/>
    <w:rsid w:val="00177738"/>
    <w:rsid w:val="001779D3"/>
    <w:rsid w:val="00177EDF"/>
    <w:rsid w:val="00177F12"/>
    <w:rsid w:val="00180F3B"/>
    <w:rsid w:val="001816A4"/>
    <w:rsid w:val="00181A6D"/>
    <w:rsid w:val="00182BB2"/>
    <w:rsid w:val="00183965"/>
    <w:rsid w:val="001840B3"/>
    <w:rsid w:val="00184C46"/>
    <w:rsid w:val="00185183"/>
    <w:rsid w:val="001853F1"/>
    <w:rsid w:val="001856CC"/>
    <w:rsid w:val="00185751"/>
    <w:rsid w:val="00186D50"/>
    <w:rsid w:val="001874A4"/>
    <w:rsid w:val="001907B4"/>
    <w:rsid w:val="001910CB"/>
    <w:rsid w:val="00192BD0"/>
    <w:rsid w:val="00193550"/>
    <w:rsid w:val="00193750"/>
    <w:rsid w:val="00193BA3"/>
    <w:rsid w:val="00195311"/>
    <w:rsid w:val="00195CA3"/>
    <w:rsid w:val="001964D0"/>
    <w:rsid w:val="001969BF"/>
    <w:rsid w:val="00196A52"/>
    <w:rsid w:val="00196A90"/>
    <w:rsid w:val="001A0040"/>
    <w:rsid w:val="001A1046"/>
    <w:rsid w:val="001A19AC"/>
    <w:rsid w:val="001A1DF9"/>
    <w:rsid w:val="001A2996"/>
    <w:rsid w:val="001A2A04"/>
    <w:rsid w:val="001A2FD4"/>
    <w:rsid w:val="001A3B18"/>
    <w:rsid w:val="001A3F26"/>
    <w:rsid w:val="001A3F2A"/>
    <w:rsid w:val="001A6129"/>
    <w:rsid w:val="001A64DC"/>
    <w:rsid w:val="001A6FE0"/>
    <w:rsid w:val="001A7218"/>
    <w:rsid w:val="001A788D"/>
    <w:rsid w:val="001A7BA4"/>
    <w:rsid w:val="001B0168"/>
    <w:rsid w:val="001B017C"/>
    <w:rsid w:val="001B10E9"/>
    <w:rsid w:val="001B1D1A"/>
    <w:rsid w:val="001B26D1"/>
    <w:rsid w:val="001B31ED"/>
    <w:rsid w:val="001B357C"/>
    <w:rsid w:val="001B36D8"/>
    <w:rsid w:val="001B4E1B"/>
    <w:rsid w:val="001B4E54"/>
    <w:rsid w:val="001B4EEC"/>
    <w:rsid w:val="001B4F60"/>
    <w:rsid w:val="001B5ACB"/>
    <w:rsid w:val="001B5D16"/>
    <w:rsid w:val="001B5D80"/>
    <w:rsid w:val="001B61DF"/>
    <w:rsid w:val="001B6E10"/>
    <w:rsid w:val="001B6FC8"/>
    <w:rsid w:val="001B739A"/>
    <w:rsid w:val="001B7875"/>
    <w:rsid w:val="001B7C38"/>
    <w:rsid w:val="001C2F09"/>
    <w:rsid w:val="001C3004"/>
    <w:rsid w:val="001C304D"/>
    <w:rsid w:val="001C4008"/>
    <w:rsid w:val="001C4254"/>
    <w:rsid w:val="001C6388"/>
    <w:rsid w:val="001C6EA3"/>
    <w:rsid w:val="001C70D6"/>
    <w:rsid w:val="001C7276"/>
    <w:rsid w:val="001D05A7"/>
    <w:rsid w:val="001D1215"/>
    <w:rsid w:val="001D1968"/>
    <w:rsid w:val="001D2F23"/>
    <w:rsid w:val="001D322B"/>
    <w:rsid w:val="001D348F"/>
    <w:rsid w:val="001D37E8"/>
    <w:rsid w:val="001D54E8"/>
    <w:rsid w:val="001D5F08"/>
    <w:rsid w:val="001D5FE0"/>
    <w:rsid w:val="001D7300"/>
    <w:rsid w:val="001E20E6"/>
    <w:rsid w:val="001E2454"/>
    <w:rsid w:val="001E386F"/>
    <w:rsid w:val="001E39D6"/>
    <w:rsid w:val="001E3BDC"/>
    <w:rsid w:val="001E3D24"/>
    <w:rsid w:val="001E5286"/>
    <w:rsid w:val="001E549C"/>
    <w:rsid w:val="001E5958"/>
    <w:rsid w:val="001E5B70"/>
    <w:rsid w:val="001E70FC"/>
    <w:rsid w:val="001E724D"/>
    <w:rsid w:val="001E7741"/>
    <w:rsid w:val="001F07B7"/>
    <w:rsid w:val="001F0ED9"/>
    <w:rsid w:val="001F145E"/>
    <w:rsid w:val="001F1BD2"/>
    <w:rsid w:val="001F1D2A"/>
    <w:rsid w:val="001F247C"/>
    <w:rsid w:val="001F3082"/>
    <w:rsid w:val="001F36FC"/>
    <w:rsid w:val="001F3E20"/>
    <w:rsid w:val="001F58BE"/>
    <w:rsid w:val="001F63BA"/>
    <w:rsid w:val="001F6CB8"/>
    <w:rsid w:val="001F73E9"/>
    <w:rsid w:val="00200188"/>
    <w:rsid w:val="0020050F"/>
    <w:rsid w:val="002005C6"/>
    <w:rsid w:val="002007F4"/>
    <w:rsid w:val="00200869"/>
    <w:rsid w:val="00201FA1"/>
    <w:rsid w:val="0020271F"/>
    <w:rsid w:val="00202AFF"/>
    <w:rsid w:val="00204900"/>
    <w:rsid w:val="00205102"/>
    <w:rsid w:val="00205C36"/>
    <w:rsid w:val="00206FD3"/>
    <w:rsid w:val="00206FF8"/>
    <w:rsid w:val="002071DD"/>
    <w:rsid w:val="00210086"/>
    <w:rsid w:val="002100C4"/>
    <w:rsid w:val="0021054B"/>
    <w:rsid w:val="00210E0D"/>
    <w:rsid w:val="0021129D"/>
    <w:rsid w:val="00211584"/>
    <w:rsid w:val="00211C72"/>
    <w:rsid w:val="00211CB7"/>
    <w:rsid w:val="0021252A"/>
    <w:rsid w:val="00212A91"/>
    <w:rsid w:val="002131EA"/>
    <w:rsid w:val="0021329C"/>
    <w:rsid w:val="002135CA"/>
    <w:rsid w:val="00213C22"/>
    <w:rsid w:val="00213EB3"/>
    <w:rsid w:val="00214048"/>
    <w:rsid w:val="00214235"/>
    <w:rsid w:val="002149CB"/>
    <w:rsid w:val="002154DF"/>
    <w:rsid w:val="00217905"/>
    <w:rsid w:val="00220028"/>
    <w:rsid w:val="00221DEA"/>
    <w:rsid w:val="0022260A"/>
    <w:rsid w:val="00222ECA"/>
    <w:rsid w:val="00222FE3"/>
    <w:rsid w:val="00223992"/>
    <w:rsid w:val="002241C4"/>
    <w:rsid w:val="0022435D"/>
    <w:rsid w:val="00224543"/>
    <w:rsid w:val="002247C3"/>
    <w:rsid w:val="0022562A"/>
    <w:rsid w:val="00225667"/>
    <w:rsid w:val="00225FB2"/>
    <w:rsid w:val="00227AA4"/>
    <w:rsid w:val="0023027B"/>
    <w:rsid w:val="00230867"/>
    <w:rsid w:val="00233609"/>
    <w:rsid w:val="00233DD9"/>
    <w:rsid w:val="00234210"/>
    <w:rsid w:val="0023463C"/>
    <w:rsid w:val="00234ACE"/>
    <w:rsid w:val="00234C53"/>
    <w:rsid w:val="00235AE2"/>
    <w:rsid w:val="00235F91"/>
    <w:rsid w:val="002364D7"/>
    <w:rsid w:val="0023651E"/>
    <w:rsid w:val="00236C58"/>
    <w:rsid w:val="00237520"/>
    <w:rsid w:val="0023774E"/>
    <w:rsid w:val="002378A8"/>
    <w:rsid w:val="00237B20"/>
    <w:rsid w:val="0024061F"/>
    <w:rsid w:val="00240F67"/>
    <w:rsid w:val="00243952"/>
    <w:rsid w:val="00243E95"/>
    <w:rsid w:val="00245069"/>
    <w:rsid w:val="0024582A"/>
    <w:rsid w:val="002458CC"/>
    <w:rsid w:val="00246A65"/>
    <w:rsid w:val="00246AE1"/>
    <w:rsid w:val="0024704B"/>
    <w:rsid w:val="00251B44"/>
    <w:rsid w:val="0025222D"/>
    <w:rsid w:val="002527E3"/>
    <w:rsid w:val="002528AF"/>
    <w:rsid w:val="00252E6C"/>
    <w:rsid w:val="002530C8"/>
    <w:rsid w:val="00253207"/>
    <w:rsid w:val="00253640"/>
    <w:rsid w:val="00253697"/>
    <w:rsid w:val="0025425E"/>
    <w:rsid w:val="002543F9"/>
    <w:rsid w:val="00255B7C"/>
    <w:rsid w:val="0025606E"/>
    <w:rsid w:val="002567D7"/>
    <w:rsid w:val="00257611"/>
    <w:rsid w:val="00257FCE"/>
    <w:rsid w:val="00260415"/>
    <w:rsid w:val="0026093D"/>
    <w:rsid w:val="00260A0A"/>
    <w:rsid w:val="002610D5"/>
    <w:rsid w:val="002614C7"/>
    <w:rsid w:val="0026165E"/>
    <w:rsid w:val="00261ABE"/>
    <w:rsid w:val="00262E3C"/>
    <w:rsid w:val="00263C44"/>
    <w:rsid w:val="00263DA2"/>
    <w:rsid w:val="00265472"/>
    <w:rsid w:val="00265B69"/>
    <w:rsid w:val="00265EEA"/>
    <w:rsid w:val="002663EA"/>
    <w:rsid w:val="00267210"/>
    <w:rsid w:val="00267B48"/>
    <w:rsid w:val="0027152C"/>
    <w:rsid w:val="002716FC"/>
    <w:rsid w:val="00271BE0"/>
    <w:rsid w:val="00271E01"/>
    <w:rsid w:val="00272919"/>
    <w:rsid w:val="002730AB"/>
    <w:rsid w:val="00273159"/>
    <w:rsid w:val="00275124"/>
    <w:rsid w:val="00275473"/>
    <w:rsid w:val="00275B56"/>
    <w:rsid w:val="00275D01"/>
    <w:rsid w:val="00275ED8"/>
    <w:rsid w:val="002773BF"/>
    <w:rsid w:val="002807E3"/>
    <w:rsid w:val="00282949"/>
    <w:rsid w:val="00283357"/>
    <w:rsid w:val="002836F9"/>
    <w:rsid w:val="00284005"/>
    <w:rsid w:val="0028404D"/>
    <w:rsid w:val="00284AA4"/>
    <w:rsid w:val="00285ADB"/>
    <w:rsid w:val="0028628B"/>
    <w:rsid w:val="00287B16"/>
    <w:rsid w:val="00287FC1"/>
    <w:rsid w:val="0029292B"/>
    <w:rsid w:val="0029400C"/>
    <w:rsid w:val="002A0187"/>
    <w:rsid w:val="002A0A90"/>
    <w:rsid w:val="002A1274"/>
    <w:rsid w:val="002A15A2"/>
    <w:rsid w:val="002A1902"/>
    <w:rsid w:val="002A1B84"/>
    <w:rsid w:val="002A3537"/>
    <w:rsid w:val="002A360F"/>
    <w:rsid w:val="002A3B40"/>
    <w:rsid w:val="002A3EAE"/>
    <w:rsid w:val="002A7AA7"/>
    <w:rsid w:val="002A7E7D"/>
    <w:rsid w:val="002B01E4"/>
    <w:rsid w:val="002B0D02"/>
    <w:rsid w:val="002B13DA"/>
    <w:rsid w:val="002B1843"/>
    <w:rsid w:val="002B2527"/>
    <w:rsid w:val="002B2B48"/>
    <w:rsid w:val="002B2BCE"/>
    <w:rsid w:val="002B3CDF"/>
    <w:rsid w:val="002B50F4"/>
    <w:rsid w:val="002B62C8"/>
    <w:rsid w:val="002B673B"/>
    <w:rsid w:val="002B6C65"/>
    <w:rsid w:val="002B6F3B"/>
    <w:rsid w:val="002B7EFC"/>
    <w:rsid w:val="002C0AC1"/>
    <w:rsid w:val="002C0BBC"/>
    <w:rsid w:val="002C0BEB"/>
    <w:rsid w:val="002C11AB"/>
    <w:rsid w:val="002C11C4"/>
    <w:rsid w:val="002C1BFA"/>
    <w:rsid w:val="002C2EE5"/>
    <w:rsid w:val="002C308D"/>
    <w:rsid w:val="002C3BF6"/>
    <w:rsid w:val="002C415E"/>
    <w:rsid w:val="002C44B3"/>
    <w:rsid w:val="002C4521"/>
    <w:rsid w:val="002C4CA1"/>
    <w:rsid w:val="002C55D4"/>
    <w:rsid w:val="002C5F06"/>
    <w:rsid w:val="002C5FFC"/>
    <w:rsid w:val="002C69F6"/>
    <w:rsid w:val="002C6C8B"/>
    <w:rsid w:val="002D0077"/>
    <w:rsid w:val="002D09E3"/>
    <w:rsid w:val="002D18C7"/>
    <w:rsid w:val="002D1931"/>
    <w:rsid w:val="002D2A54"/>
    <w:rsid w:val="002D3A38"/>
    <w:rsid w:val="002D4345"/>
    <w:rsid w:val="002D4573"/>
    <w:rsid w:val="002D4A59"/>
    <w:rsid w:val="002D4BA2"/>
    <w:rsid w:val="002D70C1"/>
    <w:rsid w:val="002D7F27"/>
    <w:rsid w:val="002E025B"/>
    <w:rsid w:val="002E050D"/>
    <w:rsid w:val="002E1E88"/>
    <w:rsid w:val="002E2532"/>
    <w:rsid w:val="002E25F2"/>
    <w:rsid w:val="002E295F"/>
    <w:rsid w:val="002E31AF"/>
    <w:rsid w:val="002E3553"/>
    <w:rsid w:val="002E4647"/>
    <w:rsid w:val="002E4A64"/>
    <w:rsid w:val="002E4E3F"/>
    <w:rsid w:val="002E521D"/>
    <w:rsid w:val="002E5B1F"/>
    <w:rsid w:val="002E5E64"/>
    <w:rsid w:val="002E5FB3"/>
    <w:rsid w:val="002E6D8B"/>
    <w:rsid w:val="002E7550"/>
    <w:rsid w:val="002E75E0"/>
    <w:rsid w:val="002E7836"/>
    <w:rsid w:val="002E7B85"/>
    <w:rsid w:val="002F126B"/>
    <w:rsid w:val="002F208A"/>
    <w:rsid w:val="002F26A2"/>
    <w:rsid w:val="002F3017"/>
    <w:rsid w:val="002F39A5"/>
    <w:rsid w:val="002F3AD6"/>
    <w:rsid w:val="002F4147"/>
    <w:rsid w:val="002F4E9E"/>
    <w:rsid w:val="002F53FE"/>
    <w:rsid w:val="002F5695"/>
    <w:rsid w:val="002F7FAC"/>
    <w:rsid w:val="0030060D"/>
    <w:rsid w:val="0030077F"/>
    <w:rsid w:val="00300BE2"/>
    <w:rsid w:val="003010BC"/>
    <w:rsid w:val="00301EC5"/>
    <w:rsid w:val="00302B2B"/>
    <w:rsid w:val="00302FE7"/>
    <w:rsid w:val="00303AF4"/>
    <w:rsid w:val="00303C2F"/>
    <w:rsid w:val="003043E7"/>
    <w:rsid w:val="00304B2B"/>
    <w:rsid w:val="00305E4A"/>
    <w:rsid w:val="00305F3C"/>
    <w:rsid w:val="00306EE8"/>
    <w:rsid w:val="00307724"/>
    <w:rsid w:val="003104A4"/>
    <w:rsid w:val="00310674"/>
    <w:rsid w:val="00311546"/>
    <w:rsid w:val="00311CAF"/>
    <w:rsid w:val="00311FEB"/>
    <w:rsid w:val="003120E1"/>
    <w:rsid w:val="0031219F"/>
    <w:rsid w:val="00312CEA"/>
    <w:rsid w:val="003142EF"/>
    <w:rsid w:val="00315B66"/>
    <w:rsid w:val="00317764"/>
    <w:rsid w:val="00317CF1"/>
    <w:rsid w:val="003202A5"/>
    <w:rsid w:val="0032058E"/>
    <w:rsid w:val="003215E8"/>
    <w:rsid w:val="00322AD4"/>
    <w:rsid w:val="00322AEA"/>
    <w:rsid w:val="0032348D"/>
    <w:rsid w:val="00323536"/>
    <w:rsid w:val="003236EB"/>
    <w:rsid w:val="003239D4"/>
    <w:rsid w:val="003244C1"/>
    <w:rsid w:val="00324DB9"/>
    <w:rsid w:val="00324ECE"/>
    <w:rsid w:val="003262B7"/>
    <w:rsid w:val="00326308"/>
    <w:rsid w:val="00326BC7"/>
    <w:rsid w:val="003278C0"/>
    <w:rsid w:val="00330174"/>
    <w:rsid w:val="00330C8A"/>
    <w:rsid w:val="003323D5"/>
    <w:rsid w:val="003326E8"/>
    <w:rsid w:val="003334A4"/>
    <w:rsid w:val="003335F2"/>
    <w:rsid w:val="0033384C"/>
    <w:rsid w:val="003343EF"/>
    <w:rsid w:val="0033460F"/>
    <w:rsid w:val="00334F74"/>
    <w:rsid w:val="003362C6"/>
    <w:rsid w:val="003379F2"/>
    <w:rsid w:val="00340183"/>
    <w:rsid w:val="0034062C"/>
    <w:rsid w:val="00341235"/>
    <w:rsid w:val="003424F7"/>
    <w:rsid w:val="003428D7"/>
    <w:rsid w:val="003429F8"/>
    <w:rsid w:val="00342EBA"/>
    <w:rsid w:val="0034514C"/>
    <w:rsid w:val="00345777"/>
    <w:rsid w:val="00345EA1"/>
    <w:rsid w:val="003466F5"/>
    <w:rsid w:val="0034706B"/>
    <w:rsid w:val="0034735A"/>
    <w:rsid w:val="003507B9"/>
    <w:rsid w:val="00350928"/>
    <w:rsid w:val="00351C28"/>
    <w:rsid w:val="003527E9"/>
    <w:rsid w:val="00352BA2"/>
    <w:rsid w:val="003535C6"/>
    <w:rsid w:val="00353B5A"/>
    <w:rsid w:val="00355477"/>
    <w:rsid w:val="00355D5B"/>
    <w:rsid w:val="00356C4F"/>
    <w:rsid w:val="0035712A"/>
    <w:rsid w:val="0036066E"/>
    <w:rsid w:val="00360B4E"/>
    <w:rsid w:val="00360C74"/>
    <w:rsid w:val="003612EC"/>
    <w:rsid w:val="00361B85"/>
    <w:rsid w:val="00361E2B"/>
    <w:rsid w:val="00362018"/>
    <w:rsid w:val="00362041"/>
    <w:rsid w:val="003637DD"/>
    <w:rsid w:val="00363BCF"/>
    <w:rsid w:val="00363D28"/>
    <w:rsid w:val="00363F4B"/>
    <w:rsid w:val="00364693"/>
    <w:rsid w:val="003653A1"/>
    <w:rsid w:val="00365BE9"/>
    <w:rsid w:val="00366249"/>
    <w:rsid w:val="00367147"/>
    <w:rsid w:val="003703C5"/>
    <w:rsid w:val="0037056F"/>
    <w:rsid w:val="003706A6"/>
    <w:rsid w:val="00370CE2"/>
    <w:rsid w:val="0037137E"/>
    <w:rsid w:val="00372009"/>
    <w:rsid w:val="00372D71"/>
    <w:rsid w:val="003749DD"/>
    <w:rsid w:val="00374DB7"/>
    <w:rsid w:val="00374E3A"/>
    <w:rsid w:val="00376E97"/>
    <w:rsid w:val="00376FD0"/>
    <w:rsid w:val="00380095"/>
    <w:rsid w:val="003801D1"/>
    <w:rsid w:val="003807AF"/>
    <w:rsid w:val="00380B8C"/>
    <w:rsid w:val="0038179A"/>
    <w:rsid w:val="00381D45"/>
    <w:rsid w:val="0038213D"/>
    <w:rsid w:val="00383183"/>
    <w:rsid w:val="003839D2"/>
    <w:rsid w:val="00383C3D"/>
    <w:rsid w:val="003843CA"/>
    <w:rsid w:val="003846A6"/>
    <w:rsid w:val="003851E2"/>
    <w:rsid w:val="003854D8"/>
    <w:rsid w:val="00386944"/>
    <w:rsid w:val="00386DCC"/>
    <w:rsid w:val="00387C1B"/>
    <w:rsid w:val="00387E9B"/>
    <w:rsid w:val="00390AC7"/>
    <w:rsid w:val="00390C2D"/>
    <w:rsid w:val="00391855"/>
    <w:rsid w:val="00391BC4"/>
    <w:rsid w:val="00391C4A"/>
    <w:rsid w:val="00391C9C"/>
    <w:rsid w:val="0039208D"/>
    <w:rsid w:val="00392321"/>
    <w:rsid w:val="00392435"/>
    <w:rsid w:val="00392B0F"/>
    <w:rsid w:val="00392E3B"/>
    <w:rsid w:val="003933B4"/>
    <w:rsid w:val="003937CF"/>
    <w:rsid w:val="00393A5B"/>
    <w:rsid w:val="00394576"/>
    <w:rsid w:val="00394950"/>
    <w:rsid w:val="00395112"/>
    <w:rsid w:val="00395D50"/>
    <w:rsid w:val="00396723"/>
    <w:rsid w:val="00397DB2"/>
    <w:rsid w:val="00397E44"/>
    <w:rsid w:val="003A04B5"/>
    <w:rsid w:val="003A0984"/>
    <w:rsid w:val="003A2186"/>
    <w:rsid w:val="003A31D5"/>
    <w:rsid w:val="003A3B04"/>
    <w:rsid w:val="003A410E"/>
    <w:rsid w:val="003A4EB9"/>
    <w:rsid w:val="003A5105"/>
    <w:rsid w:val="003A5840"/>
    <w:rsid w:val="003A720D"/>
    <w:rsid w:val="003A7F25"/>
    <w:rsid w:val="003B003E"/>
    <w:rsid w:val="003B128F"/>
    <w:rsid w:val="003B1A7C"/>
    <w:rsid w:val="003B234F"/>
    <w:rsid w:val="003B3BCF"/>
    <w:rsid w:val="003B4089"/>
    <w:rsid w:val="003B46DC"/>
    <w:rsid w:val="003B4A99"/>
    <w:rsid w:val="003B50D3"/>
    <w:rsid w:val="003B55A2"/>
    <w:rsid w:val="003B605F"/>
    <w:rsid w:val="003B7873"/>
    <w:rsid w:val="003B788C"/>
    <w:rsid w:val="003C01D2"/>
    <w:rsid w:val="003C0922"/>
    <w:rsid w:val="003C1A9F"/>
    <w:rsid w:val="003C20E7"/>
    <w:rsid w:val="003C22DB"/>
    <w:rsid w:val="003C3A99"/>
    <w:rsid w:val="003C3D59"/>
    <w:rsid w:val="003C411E"/>
    <w:rsid w:val="003C4BD7"/>
    <w:rsid w:val="003C5351"/>
    <w:rsid w:val="003D02B1"/>
    <w:rsid w:val="003D0374"/>
    <w:rsid w:val="003D061A"/>
    <w:rsid w:val="003D07CD"/>
    <w:rsid w:val="003D12A7"/>
    <w:rsid w:val="003D1CA7"/>
    <w:rsid w:val="003D2268"/>
    <w:rsid w:val="003D2AB6"/>
    <w:rsid w:val="003D2F0F"/>
    <w:rsid w:val="003D3058"/>
    <w:rsid w:val="003D32B6"/>
    <w:rsid w:val="003D337D"/>
    <w:rsid w:val="003D5CD9"/>
    <w:rsid w:val="003D65B3"/>
    <w:rsid w:val="003E08BB"/>
    <w:rsid w:val="003E0D8D"/>
    <w:rsid w:val="003E13AA"/>
    <w:rsid w:val="003E2183"/>
    <w:rsid w:val="003E24BB"/>
    <w:rsid w:val="003E3252"/>
    <w:rsid w:val="003E3459"/>
    <w:rsid w:val="003E34F9"/>
    <w:rsid w:val="003E4398"/>
    <w:rsid w:val="003E4A04"/>
    <w:rsid w:val="003E4F2C"/>
    <w:rsid w:val="003E5E62"/>
    <w:rsid w:val="003E6068"/>
    <w:rsid w:val="003E7759"/>
    <w:rsid w:val="003E7A4E"/>
    <w:rsid w:val="003F027C"/>
    <w:rsid w:val="003F0D28"/>
    <w:rsid w:val="003F17FD"/>
    <w:rsid w:val="003F1DE7"/>
    <w:rsid w:val="003F251A"/>
    <w:rsid w:val="003F2C39"/>
    <w:rsid w:val="003F2C76"/>
    <w:rsid w:val="003F2EFD"/>
    <w:rsid w:val="003F453E"/>
    <w:rsid w:val="003F485F"/>
    <w:rsid w:val="003F4A38"/>
    <w:rsid w:val="003F5062"/>
    <w:rsid w:val="003F5067"/>
    <w:rsid w:val="003F53A9"/>
    <w:rsid w:val="003F63CE"/>
    <w:rsid w:val="003F6886"/>
    <w:rsid w:val="003F71CB"/>
    <w:rsid w:val="004002C9"/>
    <w:rsid w:val="00400E62"/>
    <w:rsid w:val="004017C1"/>
    <w:rsid w:val="00401F12"/>
    <w:rsid w:val="0040281D"/>
    <w:rsid w:val="00405C2C"/>
    <w:rsid w:val="00405ED0"/>
    <w:rsid w:val="004064E7"/>
    <w:rsid w:val="004073F0"/>
    <w:rsid w:val="00407934"/>
    <w:rsid w:val="00407B35"/>
    <w:rsid w:val="00411148"/>
    <w:rsid w:val="00412609"/>
    <w:rsid w:val="00412CA6"/>
    <w:rsid w:val="00413C43"/>
    <w:rsid w:val="00413F8A"/>
    <w:rsid w:val="00414AB7"/>
    <w:rsid w:val="00415BF8"/>
    <w:rsid w:val="0041647C"/>
    <w:rsid w:val="0042029D"/>
    <w:rsid w:val="00420EE6"/>
    <w:rsid w:val="00421A3D"/>
    <w:rsid w:val="00421D70"/>
    <w:rsid w:val="00422378"/>
    <w:rsid w:val="00423105"/>
    <w:rsid w:val="00423E4E"/>
    <w:rsid w:val="004242B5"/>
    <w:rsid w:val="00424365"/>
    <w:rsid w:val="004253FC"/>
    <w:rsid w:val="00425BF7"/>
    <w:rsid w:val="00426B54"/>
    <w:rsid w:val="00427595"/>
    <w:rsid w:val="00427A81"/>
    <w:rsid w:val="004306C5"/>
    <w:rsid w:val="00431191"/>
    <w:rsid w:val="004318A9"/>
    <w:rsid w:val="00432348"/>
    <w:rsid w:val="00432DE5"/>
    <w:rsid w:val="004332E9"/>
    <w:rsid w:val="00433A81"/>
    <w:rsid w:val="00433EA4"/>
    <w:rsid w:val="00434A83"/>
    <w:rsid w:val="004358D2"/>
    <w:rsid w:val="00435AB4"/>
    <w:rsid w:val="00435D2A"/>
    <w:rsid w:val="00437208"/>
    <w:rsid w:val="00437491"/>
    <w:rsid w:val="00437BF9"/>
    <w:rsid w:val="00440690"/>
    <w:rsid w:val="0044124B"/>
    <w:rsid w:val="00441D86"/>
    <w:rsid w:val="00442DF6"/>
    <w:rsid w:val="0044390D"/>
    <w:rsid w:val="00443983"/>
    <w:rsid w:val="004449B0"/>
    <w:rsid w:val="00444DD8"/>
    <w:rsid w:val="00445568"/>
    <w:rsid w:val="00446B9B"/>
    <w:rsid w:val="0045026C"/>
    <w:rsid w:val="004517F1"/>
    <w:rsid w:val="0045198F"/>
    <w:rsid w:val="00451A67"/>
    <w:rsid w:val="0045220E"/>
    <w:rsid w:val="00452D9E"/>
    <w:rsid w:val="00453B4A"/>
    <w:rsid w:val="00454A79"/>
    <w:rsid w:val="00454E1C"/>
    <w:rsid w:val="0045595B"/>
    <w:rsid w:val="00455EA7"/>
    <w:rsid w:val="00456474"/>
    <w:rsid w:val="0045680A"/>
    <w:rsid w:val="004574B5"/>
    <w:rsid w:val="00457925"/>
    <w:rsid w:val="00457DC2"/>
    <w:rsid w:val="0046020D"/>
    <w:rsid w:val="00460AD8"/>
    <w:rsid w:val="00461ACA"/>
    <w:rsid w:val="004623B1"/>
    <w:rsid w:val="004624A6"/>
    <w:rsid w:val="0046286A"/>
    <w:rsid w:val="00462E0E"/>
    <w:rsid w:val="00464A6F"/>
    <w:rsid w:val="00464F38"/>
    <w:rsid w:val="0046538E"/>
    <w:rsid w:val="004658C2"/>
    <w:rsid w:val="00465D4F"/>
    <w:rsid w:val="0046646A"/>
    <w:rsid w:val="00466794"/>
    <w:rsid w:val="00467D4E"/>
    <w:rsid w:val="004706F6"/>
    <w:rsid w:val="00470A8C"/>
    <w:rsid w:val="0047107E"/>
    <w:rsid w:val="00471B1F"/>
    <w:rsid w:val="004726C4"/>
    <w:rsid w:val="00472BE2"/>
    <w:rsid w:val="00472D67"/>
    <w:rsid w:val="00473056"/>
    <w:rsid w:val="004753F7"/>
    <w:rsid w:val="00475B9D"/>
    <w:rsid w:val="00475F29"/>
    <w:rsid w:val="00475F71"/>
    <w:rsid w:val="00475FE5"/>
    <w:rsid w:val="00476965"/>
    <w:rsid w:val="00477D89"/>
    <w:rsid w:val="004806B4"/>
    <w:rsid w:val="00480CC3"/>
    <w:rsid w:val="004820F5"/>
    <w:rsid w:val="00482EA6"/>
    <w:rsid w:val="00483048"/>
    <w:rsid w:val="004836F4"/>
    <w:rsid w:val="00484014"/>
    <w:rsid w:val="004841B1"/>
    <w:rsid w:val="004849A0"/>
    <w:rsid w:val="0048599A"/>
    <w:rsid w:val="00485E0B"/>
    <w:rsid w:val="00486A70"/>
    <w:rsid w:val="0049432A"/>
    <w:rsid w:val="00494414"/>
    <w:rsid w:val="00494C3F"/>
    <w:rsid w:val="00495389"/>
    <w:rsid w:val="004958F4"/>
    <w:rsid w:val="0049673B"/>
    <w:rsid w:val="004974A2"/>
    <w:rsid w:val="004A00D1"/>
    <w:rsid w:val="004A0C6C"/>
    <w:rsid w:val="004A13C6"/>
    <w:rsid w:val="004A31B7"/>
    <w:rsid w:val="004A3507"/>
    <w:rsid w:val="004A3840"/>
    <w:rsid w:val="004A44EE"/>
    <w:rsid w:val="004A4B1B"/>
    <w:rsid w:val="004A4C2B"/>
    <w:rsid w:val="004A4DBD"/>
    <w:rsid w:val="004A65B9"/>
    <w:rsid w:val="004A7229"/>
    <w:rsid w:val="004A74A7"/>
    <w:rsid w:val="004B098D"/>
    <w:rsid w:val="004B18A0"/>
    <w:rsid w:val="004B299A"/>
    <w:rsid w:val="004B32AF"/>
    <w:rsid w:val="004B3355"/>
    <w:rsid w:val="004B36D7"/>
    <w:rsid w:val="004B391F"/>
    <w:rsid w:val="004B5A26"/>
    <w:rsid w:val="004B5B43"/>
    <w:rsid w:val="004B5CAD"/>
    <w:rsid w:val="004B5F8E"/>
    <w:rsid w:val="004B7EEC"/>
    <w:rsid w:val="004C1462"/>
    <w:rsid w:val="004C1EFE"/>
    <w:rsid w:val="004C22E6"/>
    <w:rsid w:val="004C2937"/>
    <w:rsid w:val="004C3163"/>
    <w:rsid w:val="004C3503"/>
    <w:rsid w:val="004C6203"/>
    <w:rsid w:val="004C7196"/>
    <w:rsid w:val="004C721A"/>
    <w:rsid w:val="004C7260"/>
    <w:rsid w:val="004C73E2"/>
    <w:rsid w:val="004C7E33"/>
    <w:rsid w:val="004D0239"/>
    <w:rsid w:val="004D037F"/>
    <w:rsid w:val="004D06A2"/>
    <w:rsid w:val="004D0CBB"/>
    <w:rsid w:val="004D1657"/>
    <w:rsid w:val="004D194D"/>
    <w:rsid w:val="004D236B"/>
    <w:rsid w:val="004D3204"/>
    <w:rsid w:val="004D5D32"/>
    <w:rsid w:val="004D6646"/>
    <w:rsid w:val="004D668A"/>
    <w:rsid w:val="004D6FA9"/>
    <w:rsid w:val="004E09C6"/>
    <w:rsid w:val="004E108F"/>
    <w:rsid w:val="004E1691"/>
    <w:rsid w:val="004E1A21"/>
    <w:rsid w:val="004E2556"/>
    <w:rsid w:val="004E36E3"/>
    <w:rsid w:val="004E40DB"/>
    <w:rsid w:val="004E44C8"/>
    <w:rsid w:val="004E46F2"/>
    <w:rsid w:val="004E4BE3"/>
    <w:rsid w:val="004E4D39"/>
    <w:rsid w:val="004E5544"/>
    <w:rsid w:val="004E56FA"/>
    <w:rsid w:val="004E604E"/>
    <w:rsid w:val="004E60C2"/>
    <w:rsid w:val="004E63B4"/>
    <w:rsid w:val="004E6983"/>
    <w:rsid w:val="004E7FD0"/>
    <w:rsid w:val="004F060E"/>
    <w:rsid w:val="004F0E28"/>
    <w:rsid w:val="004F1341"/>
    <w:rsid w:val="004F2CF3"/>
    <w:rsid w:val="004F4110"/>
    <w:rsid w:val="004F55C9"/>
    <w:rsid w:val="004F6368"/>
    <w:rsid w:val="004F6A73"/>
    <w:rsid w:val="004F7BA5"/>
    <w:rsid w:val="004F7FC1"/>
    <w:rsid w:val="00500326"/>
    <w:rsid w:val="00500A37"/>
    <w:rsid w:val="00500ECD"/>
    <w:rsid w:val="00501302"/>
    <w:rsid w:val="005018E0"/>
    <w:rsid w:val="0050348A"/>
    <w:rsid w:val="0050358D"/>
    <w:rsid w:val="00503641"/>
    <w:rsid w:val="00503702"/>
    <w:rsid w:val="00505A20"/>
    <w:rsid w:val="0050631F"/>
    <w:rsid w:val="00506B2F"/>
    <w:rsid w:val="005072AA"/>
    <w:rsid w:val="00510517"/>
    <w:rsid w:val="005105B8"/>
    <w:rsid w:val="00510CC3"/>
    <w:rsid w:val="00512114"/>
    <w:rsid w:val="00512647"/>
    <w:rsid w:val="0051540E"/>
    <w:rsid w:val="005159EA"/>
    <w:rsid w:val="00516352"/>
    <w:rsid w:val="0051703E"/>
    <w:rsid w:val="00517395"/>
    <w:rsid w:val="005174CF"/>
    <w:rsid w:val="00521C89"/>
    <w:rsid w:val="00521FDE"/>
    <w:rsid w:val="00522C67"/>
    <w:rsid w:val="00522C80"/>
    <w:rsid w:val="0052332A"/>
    <w:rsid w:val="00523C0C"/>
    <w:rsid w:val="005249F1"/>
    <w:rsid w:val="00524B6A"/>
    <w:rsid w:val="00525563"/>
    <w:rsid w:val="00525F49"/>
    <w:rsid w:val="00526086"/>
    <w:rsid w:val="00527098"/>
    <w:rsid w:val="0052716E"/>
    <w:rsid w:val="0053004D"/>
    <w:rsid w:val="0053095B"/>
    <w:rsid w:val="00530EF2"/>
    <w:rsid w:val="005312DB"/>
    <w:rsid w:val="0053171B"/>
    <w:rsid w:val="00531B2C"/>
    <w:rsid w:val="00533D09"/>
    <w:rsid w:val="0053479C"/>
    <w:rsid w:val="005354F8"/>
    <w:rsid w:val="0053664F"/>
    <w:rsid w:val="0053673F"/>
    <w:rsid w:val="00536749"/>
    <w:rsid w:val="00536E25"/>
    <w:rsid w:val="005370D9"/>
    <w:rsid w:val="00537375"/>
    <w:rsid w:val="005376AE"/>
    <w:rsid w:val="00540C98"/>
    <w:rsid w:val="00540D76"/>
    <w:rsid w:val="00541464"/>
    <w:rsid w:val="00541B00"/>
    <w:rsid w:val="00542385"/>
    <w:rsid w:val="005430C7"/>
    <w:rsid w:val="00543FE7"/>
    <w:rsid w:val="00544B2C"/>
    <w:rsid w:val="005450F7"/>
    <w:rsid w:val="00545D1D"/>
    <w:rsid w:val="00545D20"/>
    <w:rsid w:val="00546B1B"/>
    <w:rsid w:val="005472FA"/>
    <w:rsid w:val="00547387"/>
    <w:rsid w:val="00547A9E"/>
    <w:rsid w:val="005503EC"/>
    <w:rsid w:val="00550AB4"/>
    <w:rsid w:val="00550BD6"/>
    <w:rsid w:val="00550F74"/>
    <w:rsid w:val="0055110A"/>
    <w:rsid w:val="00552164"/>
    <w:rsid w:val="0055219F"/>
    <w:rsid w:val="00552615"/>
    <w:rsid w:val="005527BE"/>
    <w:rsid w:val="005528C1"/>
    <w:rsid w:val="00552A14"/>
    <w:rsid w:val="00553D9F"/>
    <w:rsid w:val="00554848"/>
    <w:rsid w:val="00555801"/>
    <w:rsid w:val="005558C9"/>
    <w:rsid w:val="00555960"/>
    <w:rsid w:val="00555997"/>
    <w:rsid w:val="00556265"/>
    <w:rsid w:val="00557840"/>
    <w:rsid w:val="00560AB5"/>
    <w:rsid w:val="00560C7D"/>
    <w:rsid w:val="005615F1"/>
    <w:rsid w:val="00561D33"/>
    <w:rsid w:val="00561E4F"/>
    <w:rsid w:val="0056289C"/>
    <w:rsid w:val="00562927"/>
    <w:rsid w:val="00562CC9"/>
    <w:rsid w:val="00562EDE"/>
    <w:rsid w:val="00562EFA"/>
    <w:rsid w:val="005636AB"/>
    <w:rsid w:val="005639D6"/>
    <w:rsid w:val="0056447A"/>
    <w:rsid w:val="00564B11"/>
    <w:rsid w:val="00564D99"/>
    <w:rsid w:val="005658A9"/>
    <w:rsid w:val="00566082"/>
    <w:rsid w:val="00566106"/>
    <w:rsid w:val="00566288"/>
    <w:rsid w:val="0056631E"/>
    <w:rsid w:val="00566BAA"/>
    <w:rsid w:val="0057049C"/>
    <w:rsid w:val="0057051B"/>
    <w:rsid w:val="00571035"/>
    <w:rsid w:val="00571A0C"/>
    <w:rsid w:val="00571A4C"/>
    <w:rsid w:val="0057306D"/>
    <w:rsid w:val="00574B95"/>
    <w:rsid w:val="00574E4E"/>
    <w:rsid w:val="00574ED7"/>
    <w:rsid w:val="00575482"/>
    <w:rsid w:val="00575842"/>
    <w:rsid w:val="00575FBF"/>
    <w:rsid w:val="005768DA"/>
    <w:rsid w:val="00576E21"/>
    <w:rsid w:val="00576F5F"/>
    <w:rsid w:val="00577116"/>
    <w:rsid w:val="00580796"/>
    <w:rsid w:val="00580F05"/>
    <w:rsid w:val="00580FBB"/>
    <w:rsid w:val="00583756"/>
    <w:rsid w:val="00583813"/>
    <w:rsid w:val="00585595"/>
    <w:rsid w:val="0058572D"/>
    <w:rsid w:val="0058584F"/>
    <w:rsid w:val="00586B86"/>
    <w:rsid w:val="00586BF9"/>
    <w:rsid w:val="00587B4E"/>
    <w:rsid w:val="00587CC3"/>
    <w:rsid w:val="0059032A"/>
    <w:rsid w:val="00591662"/>
    <w:rsid w:val="005927F7"/>
    <w:rsid w:val="00592BA5"/>
    <w:rsid w:val="005942F7"/>
    <w:rsid w:val="00594F84"/>
    <w:rsid w:val="0059542A"/>
    <w:rsid w:val="0059544E"/>
    <w:rsid w:val="0059567D"/>
    <w:rsid w:val="00595997"/>
    <w:rsid w:val="00595A3F"/>
    <w:rsid w:val="00595A8F"/>
    <w:rsid w:val="00596F62"/>
    <w:rsid w:val="00597CBC"/>
    <w:rsid w:val="005A1920"/>
    <w:rsid w:val="005A2413"/>
    <w:rsid w:val="005A2488"/>
    <w:rsid w:val="005A249C"/>
    <w:rsid w:val="005A24F3"/>
    <w:rsid w:val="005A3B4C"/>
    <w:rsid w:val="005A3CE7"/>
    <w:rsid w:val="005A4ACC"/>
    <w:rsid w:val="005A4D7C"/>
    <w:rsid w:val="005A53A8"/>
    <w:rsid w:val="005A6781"/>
    <w:rsid w:val="005A6BC0"/>
    <w:rsid w:val="005B0154"/>
    <w:rsid w:val="005B1523"/>
    <w:rsid w:val="005B1629"/>
    <w:rsid w:val="005B2854"/>
    <w:rsid w:val="005B3A04"/>
    <w:rsid w:val="005B4702"/>
    <w:rsid w:val="005B4890"/>
    <w:rsid w:val="005B49E7"/>
    <w:rsid w:val="005B4AF7"/>
    <w:rsid w:val="005B530A"/>
    <w:rsid w:val="005B5F4C"/>
    <w:rsid w:val="005B66C3"/>
    <w:rsid w:val="005B761F"/>
    <w:rsid w:val="005C0AE8"/>
    <w:rsid w:val="005C12C5"/>
    <w:rsid w:val="005C1E6D"/>
    <w:rsid w:val="005C211B"/>
    <w:rsid w:val="005C2910"/>
    <w:rsid w:val="005C3EE5"/>
    <w:rsid w:val="005C5048"/>
    <w:rsid w:val="005C505A"/>
    <w:rsid w:val="005C50A5"/>
    <w:rsid w:val="005C56B6"/>
    <w:rsid w:val="005C5C17"/>
    <w:rsid w:val="005C6F6C"/>
    <w:rsid w:val="005D05D7"/>
    <w:rsid w:val="005D122B"/>
    <w:rsid w:val="005D1C78"/>
    <w:rsid w:val="005D2304"/>
    <w:rsid w:val="005D31D8"/>
    <w:rsid w:val="005D428C"/>
    <w:rsid w:val="005D474B"/>
    <w:rsid w:val="005D497A"/>
    <w:rsid w:val="005D5DF0"/>
    <w:rsid w:val="005D6625"/>
    <w:rsid w:val="005D6CD7"/>
    <w:rsid w:val="005D6D5F"/>
    <w:rsid w:val="005D77A6"/>
    <w:rsid w:val="005E0331"/>
    <w:rsid w:val="005E0DC3"/>
    <w:rsid w:val="005E1112"/>
    <w:rsid w:val="005E137E"/>
    <w:rsid w:val="005E146F"/>
    <w:rsid w:val="005E154A"/>
    <w:rsid w:val="005E1B6A"/>
    <w:rsid w:val="005E2422"/>
    <w:rsid w:val="005E24ED"/>
    <w:rsid w:val="005E334A"/>
    <w:rsid w:val="005E3570"/>
    <w:rsid w:val="005E4747"/>
    <w:rsid w:val="005E4A7C"/>
    <w:rsid w:val="005E5D8E"/>
    <w:rsid w:val="005E5FC1"/>
    <w:rsid w:val="005E6283"/>
    <w:rsid w:val="005F0418"/>
    <w:rsid w:val="005F09B9"/>
    <w:rsid w:val="005F1365"/>
    <w:rsid w:val="005F1504"/>
    <w:rsid w:val="005F1A45"/>
    <w:rsid w:val="005F3FAE"/>
    <w:rsid w:val="005F59AB"/>
    <w:rsid w:val="005F5E96"/>
    <w:rsid w:val="005F638C"/>
    <w:rsid w:val="005F6939"/>
    <w:rsid w:val="005F7AAF"/>
    <w:rsid w:val="005F7BDC"/>
    <w:rsid w:val="0060067A"/>
    <w:rsid w:val="0060084F"/>
    <w:rsid w:val="00600CE5"/>
    <w:rsid w:val="0060113F"/>
    <w:rsid w:val="006018CA"/>
    <w:rsid w:val="006019C4"/>
    <w:rsid w:val="00602A54"/>
    <w:rsid w:val="00603254"/>
    <w:rsid w:val="00603A77"/>
    <w:rsid w:val="00603AE0"/>
    <w:rsid w:val="006048D5"/>
    <w:rsid w:val="00604E02"/>
    <w:rsid w:val="006051B8"/>
    <w:rsid w:val="006057F2"/>
    <w:rsid w:val="00606128"/>
    <w:rsid w:val="006061AF"/>
    <w:rsid w:val="0060626B"/>
    <w:rsid w:val="0060681A"/>
    <w:rsid w:val="0060688A"/>
    <w:rsid w:val="006069E8"/>
    <w:rsid w:val="00606BE7"/>
    <w:rsid w:val="00606C1C"/>
    <w:rsid w:val="00607CC6"/>
    <w:rsid w:val="00610467"/>
    <w:rsid w:val="00610D10"/>
    <w:rsid w:val="006114C5"/>
    <w:rsid w:val="006116E6"/>
    <w:rsid w:val="00611B0A"/>
    <w:rsid w:val="00611DA6"/>
    <w:rsid w:val="0061239E"/>
    <w:rsid w:val="00613116"/>
    <w:rsid w:val="0061370E"/>
    <w:rsid w:val="00614953"/>
    <w:rsid w:val="00615420"/>
    <w:rsid w:val="00615C7F"/>
    <w:rsid w:val="00616A70"/>
    <w:rsid w:val="006178EF"/>
    <w:rsid w:val="00617A8C"/>
    <w:rsid w:val="00617CEE"/>
    <w:rsid w:val="0062003B"/>
    <w:rsid w:val="00621122"/>
    <w:rsid w:val="00621E76"/>
    <w:rsid w:val="00622D94"/>
    <w:rsid w:val="00623184"/>
    <w:rsid w:val="00623332"/>
    <w:rsid w:val="0062347E"/>
    <w:rsid w:val="006241BC"/>
    <w:rsid w:val="0062431E"/>
    <w:rsid w:val="00624965"/>
    <w:rsid w:val="00625573"/>
    <w:rsid w:val="00625B1D"/>
    <w:rsid w:val="00626301"/>
    <w:rsid w:val="006264F4"/>
    <w:rsid w:val="00627F44"/>
    <w:rsid w:val="0063020C"/>
    <w:rsid w:val="006302A5"/>
    <w:rsid w:val="00630761"/>
    <w:rsid w:val="0063106E"/>
    <w:rsid w:val="006313B7"/>
    <w:rsid w:val="00631AD8"/>
    <w:rsid w:val="00631C6D"/>
    <w:rsid w:val="00631EAB"/>
    <w:rsid w:val="00632298"/>
    <w:rsid w:val="006325E0"/>
    <w:rsid w:val="006326D8"/>
    <w:rsid w:val="00632CA1"/>
    <w:rsid w:val="00632F96"/>
    <w:rsid w:val="00633027"/>
    <w:rsid w:val="0063465F"/>
    <w:rsid w:val="0063482D"/>
    <w:rsid w:val="006358B0"/>
    <w:rsid w:val="00636070"/>
    <w:rsid w:val="00636475"/>
    <w:rsid w:val="00636A05"/>
    <w:rsid w:val="00637190"/>
    <w:rsid w:val="00637665"/>
    <w:rsid w:val="00637922"/>
    <w:rsid w:val="00637995"/>
    <w:rsid w:val="00640EBF"/>
    <w:rsid w:val="006417BF"/>
    <w:rsid w:val="0064186D"/>
    <w:rsid w:val="006428A9"/>
    <w:rsid w:val="00642AC8"/>
    <w:rsid w:val="006447AD"/>
    <w:rsid w:val="00644CFC"/>
    <w:rsid w:val="00645A27"/>
    <w:rsid w:val="00647445"/>
    <w:rsid w:val="006474C8"/>
    <w:rsid w:val="006518DE"/>
    <w:rsid w:val="0065204B"/>
    <w:rsid w:val="006530F1"/>
    <w:rsid w:val="00653600"/>
    <w:rsid w:val="006538BD"/>
    <w:rsid w:val="00653BFB"/>
    <w:rsid w:val="00653CD8"/>
    <w:rsid w:val="006548BB"/>
    <w:rsid w:val="006552DC"/>
    <w:rsid w:val="00655B92"/>
    <w:rsid w:val="00656AF7"/>
    <w:rsid w:val="00656FFF"/>
    <w:rsid w:val="0065791E"/>
    <w:rsid w:val="00657E23"/>
    <w:rsid w:val="00657ED1"/>
    <w:rsid w:val="00660B74"/>
    <w:rsid w:val="006612FB"/>
    <w:rsid w:val="00662012"/>
    <w:rsid w:val="0066207B"/>
    <w:rsid w:val="006629DA"/>
    <w:rsid w:val="00662E38"/>
    <w:rsid w:val="00663BCD"/>
    <w:rsid w:val="00663F87"/>
    <w:rsid w:val="0066470C"/>
    <w:rsid w:val="00664D2F"/>
    <w:rsid w:val="00664FB9"/>
    <w:rsid w:val="0066594D"/>
    <w:rsid w:val="00665BBC"/>
    <w:rsid w:val="00666060"/>
    <w:rsid w:val="006667E1"/>
    <w:rsid w:val="006675F0"/>
    <w:rsid w:val="00670648"/>
    <w:rsid w:val="00670DA8"/>
    <w:rsid w:val="00671DE1"/>
    <w:rsid w:val="00671EAA"/>
    <w:rsid w:val="006733FA"/>
    <w:rsid w:val="00674950"/>
    <w:rsid w:val="00675215"/>
    <w:rsid w:val="0067545B"/>
    <w:rsid w:val="0067736D"/>
    <w:rsid w:val="00677936"/>
    <w:rsid w:val="00680A5D"/>
    <w:rsid w:val="006811C2"/>
    <w:rsid w:val="0068171C"/>
    <w:rsid w:val="00682236"/>
    <w:rsid w:val="0068367A"/>
    <w:rsid w:val="00683C00"/>
    <w:rsid w:val="00683F3D"/>
    <w:rsid w:val="006840D3"/>
    <w:rsid w:val="006845D3"/>
    <w:rsid w:val="00684CFE"/>
    <w:rsid w:val="00684FEF"/>
    <w:rsid w:val="00685010"/>
    <w:rsid w:val="00685120"/>
    <w:rsid w:val="006851B8"/>
    <w:rsid w:val="00685801"/>
    <w:rsid w:val="00685FF0"/>
    <w:rsid w:val="006860F4"/>
    <w:rsid w:val="00690492"/>
    <w:rsid w:val="0069077D"/>
    <w:rsid w:val="00691076"/>
    <w:rsid w:val="00691214"/>
    <w:rsid w:val="00691418"/>
    <w:rsid w:val="006919AA"/>
    <w:rsid w:val="00692253"/>
    <w:rsid w:val="00692445"/>
    <w:rsid w:val="00692F0E"/>
    <w:rsid w:val="0069327D"/>
    <w:rsid w:val="006938FA"/>
    <w:rsid w:val="00693C3A"/>
    <w:rsid w:val="00693F2F"/>
    <w:rsid w:val="00694080"/>
    <w:rsid w:val="00694251"/>
    <w:rsid w:val="00694651"/>
    <w:rsid w:val="00694885"/>
    <w:rsid w:val="0069529C"/>
    <w:rsid w:val="00695772"/>
    <w:rsid w:val="00696752"/>
    <w:rsid w:val="00696A03"/>
    <w:rsid w:val="00697D8B"/>
    <w:rsid w:val="006A0811"/>
    <w:rsid w:val="006A1700"/>
    <w:rsid w:val="006A1F89"/>
    <w:rsid w:val="006A33FB"/>
    <w:rsid w:val="006A4D28"/>
    <w:rsid w:val="006A514D"/>
    <w:rsid w:val="006A5168"/>
    <w:rsid w:val="006A556A"/>
    <w:rsid w:val="006A5D6A"/>
    <w:rsid w:val="006A5D82"/>
    <w:rsid w:val="006A6484"/>
    <w:rsid w:val="006A6654"/>
    <w:rsid w:val="006A6B02"/>
    <w:rsid w:val="006B1314"/>
    <w:rsid w:val="006B184D"/>
    <w:rsid w:val="006B1870"/>
    <w:rsid w:val="006B2B1B"/>
    <w:rsid w:val="006B2CDD"/>
    <w:rsid w:val="006B3AFD"/>
    <w:rsid w:val="006B440B"/>
    <w:rsid w:val="006B47F5"/>
    <w:rsid w:val="006B4BDF"/>
    <w:rsid w:val="006B4C54"/>
    <w:rsid w:val="006B53C3"/>
    <w:rsid w:val="006B57A4"/>
    <w:rsid w:val="006B5CB8"/>
    <w:rsid w:val="006B5D46"/>
    <w:rsid w:val="006B7762"/>
    <w:rsid w:val="006B78CE"/>
    <w:rsid w:val="006B7FCD"/>
    <w:rsid w:val="006C07B8"/>
    <w:rsid w:val="006C1491"/>
    <w:rsid w:val="006C2B05"/>
    <w:rsid w:val="006C2DF6"/>
    <w:rsid w:val="006C3ABD"/>
    <w:rsid w:val="006C5919"/>
    <w:rsid w:val="006C5D3B"/>
    <w:rsid w:val="006C6715"/>
    <w:rsid w:val="006C6C4B"/>
    <w:rsid w:val="006C6D11"/>
    <w:rsid w:val="006C75A6"/>
    <w:rsid w:val="006D0370"/>
    <w:rsid w:val="006D0F3C"/>
    <w:rsid w:val="006D1699"/>
    <w:rsid w:val="006D16BD"/>
    <w:rsid w:val="006D190A"/>
    <w:rsid w:val="006D237B"/>
    <w:rsid w:val="006D2E66"/>
    <w:rsid w:val="006D35FC"/>
    <w:rsid w:val="006D43ED"/>
    <w:rsid w:val="006D573F"/>
    <w:rsid w:val="006D64A2"/>
    <w:rsid w:val="006D64E5"/>
    <w:rsid w:val="006D6B7E"/>
    <w:rsid w:val="006D7163"/>
    <w:rsid w:val="006D7222"/>
    <w:rsid w:val="006D72C6"/>
    <w:rsid w:val="006D7968"/>
    <w:rsid w:val="006E018E"/>
    <w:rsid w:val="006E0396"/>
    <w:rsid w:val="006E0416"/>
    <w:rsid w:val="006E0C4A"/>
    <w:rsid w:val="006E1A09"/>
    <w:rsid w:val="006E2054"/>
    <w:rsid w:val="006E23E5"/>
    <w:rsid w:val="006E2570"/>
    <w:rsid w:val="006E5F07"/>
    <w:rsid w:val="006E6690"/>
    <w:rsid w:val="006E6B31"/>
    <w:rsid w:val="006E71FF"/>
    <w:rsid w:val="006E74C7"/>
    <w:rsid w:val="006E775E"/>
    <w:rsid w:val="006E7B4A"/>
    <w:rsid w:val="006F029A"/>
    <w:rsid w:val="006F0428"/>
    <w:rsid w:val="006F05E7"/>
    <w:rsid w:val="006F0E76"/>
    <w:rsid w:val="006F1E31"/>
    <w:rsid w:val="006F203A"/>
    <w:rsid w:val="006F2AE3"/>
    <w:rsid w:val="006F3DC7"/>
    <w:rsid w:val="006F556F"/>
    <w:rsid w:val="006F56E8"/>
    <w:rsid w:val="006F582B"/>
    <w:rsid w:val="006F586A"/>
    <w:rsid w:val="006F596E"/>
    <w:rsid w:val="006F5A3F"/>
    <w:rsid w:val="006F5C0C"/>
    <w:rsid w:val="006F7005"/>
    <w:rsid w:val="006F7E36"/>
    <w:rsid w:val="007003DC"/>
    <w:rsid w:val="0070049A"/>
    <w:rsid w:val="00701A59"/>
    <w:rsid w:val="0070216E"/>
    <w:rsid w:val="00702AEE"/>
    <w:rsid w:val="00703362"/>
    <w:rsid w:val="00703736"/>
    <w:rsid w:val="00703763"/>
    <w:rsid w:val="007038B3"/>
    <w:rsid w:val="00703AAB"/>
    <w:rsid w:val="00703FD2"/>
    <w:rsid w:val="00704298"/>
    <w:rsid w:val="007051B7"/>
    <w:rsid w:val="00705393"/>
    <w:rsid w:val="0070645E"/>
    <w:rsid w:val="00707246"/>
    <w:rsid w:val="007073CB"/>
    <w:rsid w:val="00710F89"/>
    <w:rsid w:val="00711C5B"/>
    <w:rsid w:val="00712CBB"/>
    <w:rsid w:val="00713665"/>
    <w:rsid w:val="00713859"/>
    <w:rsid w:val="00713902"/>
    <w:rsid w:val="0071422A"/>
    <w:rsid w:val="007145BF"/>
    <w:rsid w:val="00714A2D"/>
    <w:rsid w:val="0071531D"/>
    <w:rsid w:val="007153AC"/>
    <w:rsid w:val="0071545A"/>
    <w:rsid w:val="00716797"/>
    <w:rsid w:val="00717BC3"/>
    <w:rsid w:val="0072179E"/>
    <w:rsid w:val="00721C32"/>
    <w:rsid w:val="0072275B"/>
    <w:rsid w:val="007233BB"/>
    <w:rsid w:val="0072357C"/>
    <w:rsid w:val="00724371"/>
    <w:rsid w:val="00724AB2"/>
    <w:rsid w:val="00724D11"/>
    <w:rsid w:val="00724D27"/>
    <w:rsid w:val="0072537C"/>
    <w:rsid w:val="00725997"/>
    <w:rsid w:val="0072602E"/>
    <w:rsid w:val="0072638B"/>
    <w:rsid w:val="00727106"/>
    <w:rsid w:val="00727392"/>
    <w:rsid w:val="00727FD1"/>
    <w:rsid w:val="00730535"/>
    <w:rsid w:val="007311ED"/>
    <w:rsid w:val="007323BD"/>
    <w:rsid w:val="00732AD1"/>
    <w:rsid w:val="00733090"/>
    <w:rsid w:val="007337A5"/>
    <w:rsid w:val="007343C5"/>
    <w:rsid w:val="007344D8"/>
    <w:rsid w:val="007348DE"/>
    <w:rsid w:val="00734A43"/>
    <w:rsid w:val="0073507B"/>
    <w:rsid w:val="0073603E"/>
    <w:rsid w:val="00737799"/>
    <w:rsid w:val="00737E44"/>
    <w:rsid w:val="007400D7"/>
    <w:rsid w:val="00740EF1"/>
    <w:rsid w:val="00740FEF"/>
    <w:rsid w:val="00741106"/>
    <w:rsid w:val="007414B4"/>
    <w:rsid w:val="0074172F"/>
    <w:rsid w:val="00741B5D"/>
    <w:rsid w:val="00741FA2"/>
    <w:rsid w:val="00742455"/>
    <w:rsid w:val="00742464"/>
    <w:rsid w:val="00742590"/>
    <w:rsid w:val="00742AEF"/>
    <w:rsid w:val="00743A9A"/>
    <w:rsid w:val="00743FAC"/>
    <w:rsid w:val="007444BC"/>
    <w:rsid w:val="00744E3A"/>
    <w:rsid w:val="0074508F"/>
    <w:rsid w:val="0074555C"/>
    <w:rsid w:val="00745C29"/>
    <w:rsid w:val="007460F6"/>
    <w:rsid w:val="0074610E"/>
    <w:rsid w:val="00746C02"/>
    <w:rsid w:val="00746E2F"/>
    <w:rsid w:val="00746EA2"/>
    <w:rsid w:val="00747529"/>
    <w:rsid w:val="007501AC"/>
    <w:rsid w:val="0075103E"/>
    <w:rsid w:val="00752039"/>
    <w:rsid w:val="007524B4"/>
    <w:rsid w:val="007524D5"/>
    <w:rsid w:val="00752C1D"/>
    <w:rsid w:val="00752FF1"/>
    <w:rsid w:val="00753DCC"/>
    <w:rsid w:val="00755487"/>
    <w:rsid w:val="007554DE"/>
    <w:rsid w:val="007558FD"/>
    <w:rsid w:val="00755A4D"/>
    <w:rsid w:val="00755C29"/>
    <w:rsid w:val="00755F91"/>
    <w:rsid w:val="0075634F"/>
    <w:rsid w:val="0075728F"/>
    <w:rsid w:val="00760A3C"/>
    <w:rsid w:val="007611F6"/>
    <w:rsid w:val="007624CA"/>
    <w:rsid w:val="00762A27"/>
    <w:rsid w:val="0076350A"/>
    <w:rsid w:val="00763EAF"/>
    <w:rsid w:val="007645E9"/>
    <w:rsid w:val="00764BD6"/>
    <w:rsid w:val="00765375"/>
    <w:rsid w:val="00766727"/>
    <w:rsid w:val="0077023B"/>
    <w:rsid w:val="00770E54"/>
    <w:rsid w:val="00771D87"/>
    <w:rsid w:val="0077278C"/>
    <w:rsid w:val="00772840"/>
    <w:rsid w:val="00772864"/>
    <w:rsid w:val="00772A10"/>
    <w:rsid w:val="00772DBD"/>
    <w:rsid w:val="00773C7F"/>
    <w:rsid w:val="00774954"/>
    <w:rsid w:val="00774C8C"/>
    <w:rsid w:val="007762CF"/>
    <w:rsid w:val="0077742D"/>
    <w:rsid w:val="00777BB0"/>
    <w:rsid w:val="0078031A"/>
    <w:rsid w:val="007804BD"/>
    <w:rsid w:val="00782575"/>
    <w:rsid w:val="00783F72"/>
    <w:rsid w:val="00784D4A"/>
    <w:rsid w:val="0078594F"/>
    <w:rsid w:val="007859E0"/>
    <w:rsid w:val="00786179"/>
    <w:rsid w:val="00786FCB"/>
    <w:rsid w:val="00787AF2"/>
    <w:rsid w:val="00787B9B"/>
    <w:rsid w:val="00787BE1"/>
    <w:rsid w:val="00787F7E"/>
    <w:rsid w:val="007917EB"/>
    <w:rsid w:val="00792533"/>
    <w:rsid w:val="0079299D"/>
    <w:rsid w:val="00792DF5"/>
    <w:rsid w:val="00792EAA"/>
    <w:rsid w:val="0079403F"/>
    <w:rsid w:val="00796731"/>
    <w:rsid w:val="00796E89"/>
    <w:rsid w:val="00796F7D"/>
    <w:rsid w:val="007974EB"/>
    <w:rsid w:val="007977DF"/>
    <w:rsid w:val="007A1297"/>
    <w:rsid w:val="007A13C0"/>
    <w:rsid w:val="007A1526"/>
    <w:rsid w:val="007A1A5B"/>
    <w:rsid w:val="007A3009"/>
    <w:rsid w:val="007A30CD"/>
    <w:rsid w:val="007A3676"/>
    <w:rsid w:val="007A3679"/>
    <w:rsid w:val="007A4DAE"/>
    <w:rsid w:val="007A5D30"/>
    <w:rsid w:val="007A688D"/>
    <w:rsid w:val="007A70B8"/>
    <w:rsid w:val="007A7F92"/>
    <w:rsid w:val="007B09D6"/>
    <w:rsid w:val="007B1A4E"/>
    <w:rsid w:val="007B1BF7"/>
    <w:rsid w:val="007B21C1"/>
    <w:rsid w:val="007B2330"/>
    <w:rsid w:val="007B27D1"/>
    <w:rsid w:val="007B2DF8"/>
    <w:rsid w:val="007B35AE"/>
    <w:rsid w:val="007B5E73"/>
    <w:rsid w:val="007B5F4D"/>
    <w:rsid w:val="007B6063"/>
    <w:rsid w:val="007B6154"/>
    <w:rsid w:val="007B6AB3"/>
    <w:rsid w:val="007B6EAF"/>
    <w:rsid w:val="007B7A1F"/>
    <w:rsid w:val="007C183E"/>
    <w:rsid w:val="007C19C9"/>
    <w:rsid w:val="007C3477"/>
    <w:rsid w:val="007C3A8E"/>
    <w:rsid w:val="007C4890"/>
    <w:rsid w:val="007C49FA"/>
    <w:rsid w:val="007C5BDE"/>
    <w:rsid w:val="007C6770"/>
    <w:rsid w:val="007C6872"/>
    <w:rsid w:val="007C72AF"/>
    <w:rsid w:val="007C7744"/>
    <w:rsid w:val="007D084F"/>
    <w:rsid w:val="007D14C3"/>
    <w:rsid w:val="007D2110"/>
    <w:rsid w:val="007D427B"/>
    <w:rsid w:val="007D440E"/>
    <w:rsid w:val="007D4881"/>
    <w:rsid w:val="007D494F"/>
    <w:rsid w:val="007D4C7A"/>
    <w:rsid w:val="007D5347"/>
    <w:rsid w:val="007D6469"/>
    <w:rsid w:val="007D6863"/>
    <w:rsid w:val="007D6D75"/>
    <w:rsid w:val="007D76BC"/>
    <w:rsid w:val="007E005A"/>
    <w:rsid w:val="007E084F"/>
    <w:rsid w:val="007E2F88"/>
    <w:rsid w:val="007E340A"/>
    <w:rsid w:val="007E35A0"/>
    <w:rsid w:val="007E38E0"/>
    <w:rsid w:val="007E3E0D"/>
    <w:rsid w:val="007E4001"/>
    <w:rsid w:val="007E43E7"/>
    <w:rsid w:val="007E48E8"/>
    <w:rsid w:val="007E5306"/>
    <w:rsid w:val="007E6581"/>
    <w:rsid w:val="007E773E"/>
    <w:rsid w:val="007E797B"/>
    <w:rsid w:val="007E7C30"/>
    <w:rsid w:val="007F07FA"/>
    <w:rsid w:val="007F0A5D"/>
    <w:rsid w:val="007F0C81"/>
    <w:rsid w:val="007F113F"/>
    <w:rsid w:val="007F14A7"/>
    <w:rsid w:val="007F1968"/>
    <w:rsid w:val="007F2C6D"/>
    <w:rsid w:val="007F32B3"/>
    <w:rsid w:val="007F4688"/>
    <w:rsid w:val="007F570E"/>
    <w:rsid w:val="007F5C47"/>
    <w:rsid w:val="007F5C75"/>
    <w:rsid w:val="007F6675"/>
    <w:rsid w:val="008005DB"/>
    <w:rsid w:val="00800E52"/>
    <w:rsid w:val="00800F50"/>
    <w:rsid w:val="0080133A"/>
    <w:rsid w:val="00801D48"/>
    <w:rsid w:val="00802B6C"/>
    <w:rsid w:val="00804291"/>
    <w:rsid w:val="0080447D"/>
    <w:rsid w:val="008046D8"/>
    <w:rsid w:val="008049C6"/>
    <w:rsid w:val="00805014"/>
    <w:rsid w:val="008051EC"/>
    <w:rsid w:val="008051F5"/>
    <w:rsid w:val="00805968"/>
    <w:rsid w:val="0080612F"/>
    <w:rsid w:val="00806512"/>
    <w:rsid w:val="00806572"/>
    <w:rsid w:val="00806E79"/>
    <w:rsid w:val="008071A2"/>
    <w:rsid w:val="008071C2"/>
    <w:rsid w:val="00810CEA"/>
    <w:rsid w:val="00811638"/>
    <w:rsid w:val="00811F2E"/>
    <w:rsid w:val="00811FB0"/>
    <w:rsid w:val="0081311A"/>
    <w:rsid w:val="00813212"/>
    <w:rsid w:val="00813CD6"/>
    <w:rsid w:val="00815022"/>
    <w:rsid w:val="00817A6E"/>
    <w:rsid w:val="00817AA2"/>
    <w:rsid w:val="0082041B"/>
    <w:rsid w:val="008205B1"/>
    <w:rsid w:val="00820872"/>
    <w:rsid w:val="00820E0A"/>
    <w:rsid w:val="008213E9"/>
    <w:rsid w:val="008214BE"/>
    <w:rsid w:val="0082185F"/>
    <w:rsid w:val="0082323E"/>
    <w:rsid w:val="0082381F"/>
    <w:rsid w:val="00823940"/>
    <w:rsid w:val="00823AC9"/>
    <w:rsid w:val="00824953"/>
    <w:rsid w:val="00825015"/>
    <w:rsid w:val="00825146"/>
    <w:rsid w:val="008253D6"/>
    <w:rsid w:val="00825BDF"/>
    <w:rsid w:val="008261A1"/>
    <w:rsid w:val="00826281"/>
    <w:rsid w:val="00826627"/>
    <w:rsid w:val="00826DF7"/>
    <w:rsid w:val="00826F77"/>
    <w:rsid w:val="0083167F"/>
    <w:rsid w:val="00831F11"/>
    <w:rsid w:val="008328EA"/>
    <w:rsid w:val="008338E3"/>
    <w:rsid w:val="00833925"/>
    <w:rsid w:val="00833D6E"/>
    <w:rsid w:val="00834F69"/>
    <w:rsid w:val="00835527"/>
    <w:rsid w:val="008359B5"/>
    <w:rsid w:val="00835DA7"/>
    <w:rsid w:val="008368B9"/>
    <w:rsid w:val="00836DEC"/>
    <w:rsid w:val="00836E72"/>
    <w:rsid w:val="00837458"/>
    <w:rsid w:val="008402C8"/>
    <w:rsid w:val="00840E21"/>
    <w:rsid w:val="00841055"/>
    <w:rsid w:val="0084127B"/>
    <w:rsid w:val="00841282"/>
    <w:rsid w:val="00842016"/>
    <w:rsid w:val="00842147"/>
    <w:rsid w:val="0084254A"/>
    <w:rsid w:val="00843512"/>
    <w:rsid w:val="0084472B"/>
    <w:rsid w:val="00844C41"/>
    <w:rsid w:val="0084551B"/>
    <w:rsid w:val="00845A41"/>
    <w:rsid w:val="00845E42"/>
    <w:rsid w:val="008477C3"/>
    <w:rsid w:val="00847C61"/>
    <w:rsid w:val="00850E2F"/>
    <w:rsid w:val="00851F81"/>
    <w:rsid w:val="00852066"/>
    <w:rsid w:val="008524E7"/>
    <w:rsid w:val="00852C7B"/>
    <w:rsid w:val="00852FBA"/>
    <w:rsid w:val="00855197"/>
    <w:rsid w:val="0085750C"/>
    <w:rsid w:val="008579E8"/>
    <w:rsid w:val="00861F86"/>
    <w:rsid w:val="008648CA"/>
    <w:rsid w:val="00865BB2"/>
    <w:rsid w:val="00865D5E"/>
    <w:rsid w:val="0086621F"/>
    <w:rsid w:val="00866D04"/>
    <w:rsid w:val="00866DD8"/>
    <w:rsid w:val="00871C7A"/>
    <w:rsid w:val="00872DDC"/>
    <w:rsid w:val="00872E55"/>
    <w:rsid w:val="00874184"/>
    <w:rsid w:val="008741E4"/>
    <w:rsid w:val="00874683"/>
    <w:rsid w:val="00874C5A"/>
    <w:rsid w:val="00874D03"/>
    <w:rsid w:val="00874F47"/>
    <w:rsid w:val="00876B25"/>
    <w:rsid w:val="00876D19"/>
    <w:rsid w:val="00880A51"/>
    <w:rsid w:val="00880FC0"/>
    <w:rsid w:val="008825C6"/>
    <w:rsid w:val="008844EB"/>
    <w:rsid w:val="0088463B"/>
    <w:rsid w:val="008858A3"/>
    <w:rsid w:val="00885D57"/>
    <w:rsid w:val="00886812"/>
    <w:rsid w:val="0088693A"/>
    <w:rsid w:val="008869F7"/>
    <w:rsid w:val="008876D3"/>
    <w:rsid w:val="00887A9B"/>
    <w:rsid w:val="008908E2"/>
    <w:rsid w:val="00891362"/>
    <w:rsid w:val="0089151A"/>
    <w:rsid w:val="00892E6E"/>
    <w:rsid w:val="00893736"/>
    <w:rsid w:val="00894362"/>
    <w:rsid w:val="008978E1"/>
    <w:rsid w:val="00897D87"/>
    <w:rsid w:val="008A0271"/>
    <w:rsid w:val="008A0742"/>
    <w:rsid w:val="008A1386"/>
    <w:rsid w:val="008A1608"/>
    <w:rsid w:val="008A1AA4"/>
    <w:rsid w:val="008A21DC"/>
    <w:rsid w:val="008A28B7"/>
    <w:rsid w:val="008A2BC8"/>
    <w:rsid w:val="008A2C9E"/>
    <w:rsid w:val="008A31B6"/>
    <w:rsid w:val="008A361F"/>
    <w:rsid w:val="008A38A6"/>
    <w:rsid w:val="008A3D14"/>
    <w:rsid w:val="008A3FCA"/>
    <w:rsid w:val="008A44E2"/>
    <w:rsid w:val="008A45F1"/>
    <w:rsid w:val="008A4631"/>
    <w:rsid w:val="008A550B"/>
    <w:rsid w:val="008A557F"/>
    <w:rsid w:val="008A5B86"/>
    <w:rsid w:val="008A65BD"/>
    <w:rsid w:val="008A6CE9"/>
    <w:rsid w:val="008A7A8F"/>
    <w:rsid w:val="008B05AE"/>
    <w:rsid w:val="008B0C7E"/>
    <w:rsid w:val="008B1A8A"/>
    <w:rsid w:val="008B3BB1"/>
    <w:rsid w:val="008B41A1"/>
    <w:rsid w:val="008B4975"/>
    <w:rsid w:val="008B4E66"/>
    <w:rsid w:val="008B601A"/>
    <w:rsid w:val="008B6AF2"/>
    <w:rsid w:val="008B70B9"/>
    <w:rsid w:val="008C0CB2"/>
    <w:rsid w:val="008C1759"/>
    <w:rsid w:val="008C1A34"/>
    <w:rsid w:val="008C2328"/>
    <w:rsid w:val="008C2B38"/>
    <w:rsid w:val="008C3745"/>
    <w:rsid w:val="008C3810"/>
    <w:rsid w:val="008C3A9D"/>
    <w:rsid w:val="008C5764"/>
    <w:rsid w:val="008C5C99"/>
    <w:rsid w:val="008C6008"/>
    <w:rsid w:val="008C60F1"/>
    <w:rsid w:val="008C68D4"/>
    <w:rsid w:val="008C7506"/>
    <w:rsid w:val="008C7BBA"/>
    <w:rsid w:val="008C7EF9"/>
    <w:rsid w:val="008D0155"/>
    <w:rsid w:val="008D0343"/>
    <w:rsid w:val="008D058E"/>
    <w:rsid w:val="008D18DE"/>
    <w:rsid w:val="008D1EAA"/>
    <w:rsid w:val="008D1F25"/>
    <w:rsid w:val="008D272A"/>
    <w:rsid w:val="008D4F19"/>
    <w:rsid w:val="008D5FBE"/>
    <w:rsid w:val="008D700B"/>
    <w:rsid w:val="008E0680"/>
    <w:rsid w:val="008E0E60"/>
    <w:rsid w:val="008E0FE9"/>
    <w:rsid w:val="008E1B11"/>
    <w:rsid w:val="008E2DFC"/>
    <w:rsid w:val="008E2FE5"/>
    <w:rsid w:val="008E2FFF"/>
    <w:rsid w:val="008E43A5"/>
    <w:rsid w:val="008E43C1"/>
    <w:rsid w:val="008E44E9"/>
    <w:rsid w:val="008E4916"/>
    <w:rsid w:val="008E4C0C"/>
    <w:rsid w:val="008E5016"/>
    <w:rsid w:val="008E5142"/>
    <w:rsid w:val="008E5677"/>
    <w:rsid w:val="008E5DFD"/>
    <w:rsid w:val="008E6EEB"/>
    <w:rsid w:val="008E7E69"/>
    <w:rsid w:val="008F163F"/>
    <w:rsid w:val="008F16AB"/>
    <w:rsid w:val="008F301B"/>
    <w:rsid w:val="008F3400"/>
    <w:rsid w:val="008F3466"/>
    <w:rsid w:val="008F4077"/>
    <w:rsid w:val="008F44CD"/>
    <w:rsid w:val="008F4612"/>
    <w:rsid w:val="008F52E1"/>
    <w:rsid w:val="008F535C"/>
    <w:rsid w:val="008F576A"/>
    <w:rsid w:val="008F5CF4"/>
    <w:rsid w:val="008F67B4"/>
    <w:rsid w:val="008F7FE2"/>
    <w:rsid w:val="00900078"/>
    <w:rsid w:val="009000D9"/>
    <w:rsid w:val="00900137"/>
    <w:rsid w:val="0090064B"/>
    <w:rsid w:val="009009A0"/>
    <w:rsid w:val="00901BD6"/>
    <w:rsid w:val="00901BE8"/>
    <w:rsid w:val="009024A9"/>
    <w:rsid w:val="0090294A"/>
    <w:rsid w:val="00903A67"/>
    <w:rsid w:val="00904412"/>
    <w:rsid w:val="00904B8C"/>
    <w:rsid w:val="00905E71"/>
    <w:rsid w:val="0090603E"/>
    <w:rsid w:val="0090755C"/>
    <w:rsid w:val="009100B2"/>
    <w:rsid w:val="00911484"/>
    <w:rsid w:val="00911C26"/>
    <w:rsid w:val="00913D60"/>
    <w:rsid w:val="009169E4"/>
    <w:rsid w:val="00916D73"/>
    <w:rsid w:val="009205B9"/>
    <w:rsid w:val="00920A80"/>
    <w:rsid w:val="0092100D"/>
    <w:rsid w:val="00923B06"/>
    <w:rsid w:val="00924685"/>
    <w:rsid w:val="009247B3"/>
    <w:rsid w:val="00924B81"/>
    <w:rsid w:val="00925411"/>
    <w:rsid w:val="00925540"/>
    <w:rsid w:val="009259AF"/>
    <w:rsid w:val="00925F22"/>
    <w:rsid w:val="009268F8"/>
    <w:rsid w:val="00926DBF"/>
    <w:rsid w:val="00927189"/>
    <w:rsid w:val="009275B9"/>
    <w:rsid w:val="00927867"/>
    <w:rsid w:val="00927DC2"/>
    <w:rsid w:val="00932C62"/>
    <w:rsid w:val="009330B4"/>
    <w:rsid w:val="009342F0"/>
    <w:rsid w:val="00934F27"/>
    <w:rsid w:val="00935590"/>
    <w:rsid w:val="009359DD"/>
    <w:rsid w:val="00935E27"/>
    <w:rsid w:val="00936B70"/>
    <w:rsid w:val="009375BB"/>
    <w:rsid w:val="00937644"/>
    <w:rsid w:val="00940082"/>
    <w:rsid w:val="00940530"/>
    <w:rsid w:val="00942F76"/>
    <w:rsid w:val="009433FC"/>
    <w:rsid w:val="0094348E"/>
    <w:rsid w:val="00944C5B"/>
    <w:rsid w:val="00944DC8"/>
    <w:rsid w:val="00944EBA"/>
    <w:rsid w:val="00945197"/>
    <w:rsid w:val="00946A51"/>
    <w:rsid w:val="00946B38"/>
    <w:rsid w:val="00947308"/>
    <w:rsid w:val="00947CCE"/>
    <w:rsid w:val="00947DA9"/>
    <w:rsid w:val="00950129"/>
    <w:rsid w:val="0095012B"/>
    <w:rsid w:val="00950BDD"/>
    <w:rsid w:val="00951006"/>
    <w:rsid w:val="00951FB6"/>
    <w:rsid w:val="00952899"/>
    <w:rsid w:val="0095394C"/>
    <w:rsid w:val="00953D69"/>
    <w:rsid w:val="00953FBF"/>
    <w:rsid w:val="0095456F"/>
    <w:rsid w:val="00955183"/>
    <w:rsid w:val="0095582E"/>
    <w:rsid w:val="00955C91"/>
    <w:rsid w:val="009561B2"/>
    <w:rsid w:val="00957A7D"/>
    <w:rsid w:val="009602B5"/>
    <w:rsid w:val="00960D7E"/>
    <w:rsid w:val="00961A9C"/>
    <w:rsid w:val="00962288"/>
    <w:rsid w:val="00963DA6"/>
    <w:rsid w:val="0096460A"/>
    <w:rsid w:val="009658A7"/>
    <w:rsid w:val="00965ADA"/>
    <w:rsid w:val="00965F0A"/>
    <w:rsid w:val="00966517"/>
    <w:rsid w:val="009678BB"/>
    <w:rsid w:val="00967E27"/>
    <w:rsid w:val="00967E94"/>
    <w:rsid w:val="00970780"/>
    <w:rsid w:val="0097175D"/>
    <w:rsid w:val="00971AA6"/>
    <w:rsid w:val="00971B76"/>
    <w:rsid w:val="00972F18"/>
    <w:rsid w:val="009731F9"/>
    <w:rsid w:val="00973D9C"/>
    <w:rsid w:val="00974905"/>
    <w:rsid w:val="00976093"/>
    <w:rsid w:val="0097681A"/>
    <w:rsid w:val="00976A97"/>
    <w:rsid w:val="00977A67"/>
    <w:rsid w:val="00980D23"/>
    <w:rsid w:val="00980F80"/>
    <w:rsid w:val="009815BC"/>
    <w:rsid w:val="009816DB"/>
    <w:rsid w:val="009825E2"/>
    <w:rsid w:val="00982ECB"/>
    <w:rsid w:val="00983AE9"/>
    <w:rsid w:val="00985A53"/>
    <w:rsid w:val="00986108"/>
    <w:rsid w:val="009863F5"/>
    <w:rsid w:val="00986819"/>
    <w:rsid w:val="00986911"/>
    <w:rsid w:val="00986A0A"/>
    <w:rsid w:val="00987792"/>
    <w:rsid w:val="009915F9"/>
    <w:rsid w:val="009917DD"/>
    <w:rsid w:val="00991A52"/>
    <w:rsid w:val="00992E04"/>
    <w:rsid w:val="00993AAA"/>
    <w:rsid w:val="00994B6B"/>
    <w:rsid w:val="00994F07"/>
    <w:rsid w:val="00995214"/>
    <w:rsid w:val="00995348"/>
    <w:rsid w:val="009954E4"/>
    <w:rsid w:val="0099586B"/>
    <w:rsid w:val="009973B6"/>
    <w:rsid w:val="009977BE"/>
    <w:rsid w:val="00997ADB"/>
    <w:rsid w:val="009A0582"/>
    <w:rsid w:val="009A08DB"/>
    <w:rsid w:val="009A1BF0"/>
    <w:rsid w:val="009A1C73"/>
    <w:rsid w:val="009A2990"/>
    <w:rsid w:val="009A3E47"/>
    <w:rsid w:val="009A524C"/>
    <w:rsid w:val="009A5816"/>
    <w:rsid w:val="009A7363"/>
    <w:rsid w:val="009A75CC"/>
    <w:rsid w:val="009A784C"/>
    <w:rsid w:val="009B0F80"/>
    <w:rsid w:val="009B34E0"/>
    <w:rsid w:val="009B3801"/>
    <w:rsid w:val="009B4633"/>
    <w:rsid w:val="009B4ED7"/>
    <w:rsid w:val="009B525A"/>
    <w:rsid w:val="009B5CDF"/>
    <w:rsid w:val="009B5F3C"/>
    <w:rsid w:val="009B69B5"/>
    <w:rsid w:val="009C02AE"/>
    <w:rsid w:val="009C1D38"/>
    <w:rsid w:val="009C2DA7"/>
    <w:rsid w:val="009C35E3"/>
    <w:rsid w:val="009C40B0"/>
    <w:rsid w:val="009C4BFC"/>
    <w:rsid w:val="009C567D"/>
    <w:rsid w:val="009C57D9"/>
    <w:rsid w:val="009C5E78"/>
    <w:rsid w:val="009C5F86"/>
    <w:rsid w:val="009C6843"/>
    <w:rsid w:val="009C6EE9"/>
    <w:rsid w:val="009C7173"/>
    <w:rsid w:val="009C73AE"/>
    <w:rsid w:val="009C78C5"/>
    <w:rsid w:val="009D1BEF"/>
    <w:rsid w:val="009D2C2B"/>
    <w:rsid w:val="009D31BF"/>
    <w:rsid w:val="009D3F29"/>
    <w:rsid w:val="009D3FA2"/>
    <w:rsid w:val="009D489D"/>
    <w:rsid w:val="009D533B"/>
    <w:rsid w:val="009D546A"/>
    <w:rsid w:val="009D579D"/>
    <w:rsid w:val="009D57D6"/>
    <w:rsid w:val="009D68B9"/>
    <w:rsid w:val="009D72AF"/>
    <w:rsid w:val="009E0CAD"/>
    <w:rsid w:val="009E17F4"/>
    <w:rsid w:val="009E233F"/>
    <w:rsid w:val="009E2642"/>
    <w:rsid w:val="009E3A46"/>
    <w:rsid w:val="009E5242"/>
    <w:rsid w:val="009E5F42"/>
    <w:rsid w:val="009E7718"/>
    <w:rsid w:val="009E7AC4"/>
    <w:rsid w:val="009E7E66"/>
    <w:rsid w:val="009E7FD4"/>
    <w:rsid w:val="009F01C8"/>
    <w:rsid w:val="009F0BB9"/>
    <w:rsid w:val="009F0D40"/>
    <w:rsid w:val="009F1F26"/>
    <w:rsid w:val="009F1FD4"/>
    <w:rsid w:val="009F20EF"/>
    <w:rsid w:val="009F2B80"/>
    <w:rsid w:val="009F37DC"/>
    <w:rsid w:val="009F3C41"/>
    <w:rsid w:val="009F4814"/>
    <w:rsid w:val="009F4874"/>
    <w:rsid w:val="009F4A5C"/>
    <w:rsid w:val="009F4AB4"/>
    <w:rsid w:val="009F546E"/>
    <w:rsid w:val="009F5967"/>
    <w:rsid w:val="009F5C42"/>
    <w:rsid w:val="009F622D"/>
    <w:rsid w:val="009F7546"/>
    <w:rsid w:val="00A0169B"/>
    <w:rsid w:val="00A023A3"/>
    <w:rsid w:val="00A0477C"/>
    <w:rsid w:val="00A0652A"/>
    <w:rsid w:val="00A06ABB"/>
    <w:rsid w:val="00A07F31"/>
    <w:rsid w:val="00A10567"/>
    <w:rsid w:val="00A105B0"/>
    <w:rsid w:val="00A10A9E"/>
    <w:rsid w:val="00A13B20"/>
    <w:rsid w:val="00A13B7F"/>
    <w:rsid w:val="00A13C8E"/>
    <w:rsid w:val="00A14172"/>
    <w:rsid w:val="00A1464C"/>
    <w:rsid w:val="00A1467A"/>
    <w:rsid w:val="00A14E85"/>
    <w:rsid w:val="00A15FE0"/>
    <w:rsid w:val="00A16110"/>
    <w:rsid w:val="00A16DBB"/>
    <w:rsid w:val="00A17FFA"/>
    <w:rsid w:val="00A20066"/>
    <w:rsid w:val="00A2087F"/>
    <w:rsid w:val="00A20F87"/>
    <w:rsid w:val="00A21372"/>
    <w:rsid w:val="00A21F5D"/>
    <w:rsid w:val="00A22AE1"/>
    <w:rsid w:val="00A24F78"/>
    <w:rsid w:val="00A25C58"/>
    <w:rsid w:val="00A2663A"/>
    <w:rsid w:val="00A26C9D"/>
    <w:rsid w:val="00A27259"/>
    <w:rsid w:val="00A3012B"/>
    <w:rsid w:val="00A306B0"/>
    <w:rsid w:val="00A317C9"/>
    <w:rsid w:val="00A3266E"/>
    <w:rsid w:val="00A32F9D"/>
    <w:rsid w:val="00A33170"/>
    <w:rsid w:val="00A33B9E"/>
    <w:rsid w:val="00A33CC1"/>
    <w:rsid w:val="00A3466D"/>
    <w:rsid w:val="00A34807"/>
    <w:rsid w:val="00A349C4"/>
    <w:rsid w:val="00A34B49"/>
    <w:rsid w:val="00A3579E"/>
    <w:rsid w:val="00A365F9"/>
    <w:rsid w:val="00A366E9"/>
    <w:rsid w:val="00A36B23"/>
    <w:rsid w:val="00A37782"/>
    <w:rsid w:val="00A37D14"/>
    <w:rsid w:val="00A411CF"/>
    <w:rsid w:val="00A43789"/>
    <w:rsid w:val="00A438BD"/>
    <w:rsid w:val="00A442D7"/>
    <w:rsid w:val="00A44345"/>
    <w:rsid w:val="00A44FDC"/>
    <w:rsid w:val="00A4511E"/>
    <w:rsid w:val="00A458A1"/>
    <w:rsid w:val="00A45B3B"/>
    <w:rsid w:val="00A46021"/>
    <w:rsid w:val="00A46A51"/>
    <w:rsid w:val="00A46EB5"/>
    <w:rsid w:val="00A46FE6"/>
    <w:rsid w:val="00A471E5"/>
    <w:rsid w:val="00A473B9"/>
    <w:rsid w:val="00A50FD2"/>
    <w:rsid w:val="00A51B92"/>
    <w:rsid w:val="00A52BBB"/>
    <w:rsid w:val="00A531A6"/>
    <w:rsid w:val="00A538CD"/>
    <w:rsid w:val="00A55904"/>
    <w:rsid w:val="00A55972"/>
    <w:rsid w:val="00A55E44"/>
    <w:rsid w:val="00A56393"/>
    <w:rsid w:val="00A5701A"/>
    <w:rsid w:val="00A57E64"/>
    <w:rsid w:val="00A6144C"/>
    <w:rsid w:val="00A61639"/>
    <w:rsid w:val="00A62A45"/>
    <w:rsid w:val="00A62D96"/>
    <w:rsid w:val="00A62E30"/>
    <w:rsid w:val="00A63011"/>
    <w:rsid w:val="00A636DF"/>
    <w:rsid w:val="00A6382D"/>
    <w:rsid w:val="00A6490C"/>
    <w:rsid w:val="00A649BF"/>
    <w:rsid w:val="00A64D59"/>
    <w:rsid w:val="00A657C4"/>
    <w:rsid w:val="00A65DB7"/>
    <w:rsid w:val="00A671A8"/>
    <w:rsid w:val="00A67F29"/>
    <w:rsid w:val="00A70301"/>
    <w:rsid w:val="00A70984"/>
    <w:rsid w:val="00A71194"/>
    <w:rsid w:val="00A72C2E"/>
    <w:rsid w:val="00A73245"/>
    <w:rsid w:val="00A73DAE"/>
    <w:rsid w:val="00A747B2"/>
    <w:rsid w:val="00A74A74"/>
    <w:rsid w:val="00A74EA6"/>
    <w:rsid w:val="00A75134"/>
    <w:rsid w:val="00A751D6"/>
    <w:rsid w:val="00A751F3"/>
    <w:rsid w:val="00A758DE"/>
    <w:rsid w:val="00A765F6"/>
    <w:rsid w:val="00A76AE3"/>
    <w:rsid w:val="00A82284"/>
    <w:rsid w:val="00A824EF"/>
    <w:rsid w:val="00A8337F"/>
    <w:rsid w:val="00A83B23"/>
    <w:rsid w:val="00A83C7A"/>
    <w:rsid w:val="00A84015"/>
    <w:rsid w:val="00A846C1"/>
    <w:rsid w:val="00A850AE"/>
    <w:rsid w:val="00A854A8"/>
    <w:rsid w:val="00A86ACF"/>
    <w:rsid w:val="00A86B1D"/>
    <w:rsid w:val="00A86B21"/>
    <w:rsid w:val="00A86D22"/>
    <w:rsid w:val="00A86D85"/>
    <w:rsid w:val="00A90CDC"/>
    <w:rsid w:val="00A90F80"/>
    <w:rsid w:val="00A9147B"/>
    <w:rsid w:val="00A916BF"/>
    <w:rsid w:val="00A9291A"/>
    <w:rsid w:val="00A92948"/>
    <w:rsid w:val="00A93830"/>
    <w:rsid w:val="00A9388B"/>
    <w:rsid w:val="00A94838"/>
    <w:rsid w:val="00A949B1"/>
    <w:rsid w:val="00A955E1"/>
    <w:rsid w:val="00A95D0F"/>
    <w:rsid w:val="00A96A6A"/>
    <w:rsid w:val="00A97D5D"/>
    <w:rsid w:val="00AA0543"/>
    <w:rsid w:val="00AA07A7"/>
    <w:rsid w:val="00AA0CAA"/>
    <w:rsid w:val="00AA0D15"/>
    <w:rsid w:val="00AA1B2E"/>
    <w:rsid w:val="00AA2946"/>
    <w:rsid w:val="00AA425E"/>
    <w:rsid w:val="00AA4CAB"/>
    <w:rsid w:val="00AA571B"/>
    <w:rsid w:val="00AA6EBE"/>
    <w:rsid w:val="00AA7122"/>
    <w:rsid w:val="00AA713C"/>
    <w:rsid w:val="00AA7DB4"/>
    <w:rsid w:val="00AB04CB"/>
    <w:rsid w:val="00AB0B3B"/>
    <w:rsid w:val="00AB1085"/>
    <w:rsid w:val="00AB162E"/>
    <w:rsid w:val="00AB1B50"/>
    <w:rsid w:val="00AB1C56"/>
    <w:rsid w:val="00AB1E62"/>
    <w:rsid w:val="00AB1EB3"/>
    <w:rsid w:val="00AB21D6"/>
    <w:rsid w:val="00AB300F"/>
    <w:rsid w:val="00AB4CF2"/>
    <w:rsid w:val="00AB4D01"/>
    <w:rsid w:val="00AB4F42"/>
    <w:rsid w:val="00AB74E0"/>
    <w:rsid w:val="00AC04BB"/>
    <w:rsid w:val="00AC1ED2"/>
    <w:rsid w:val="00AC470E"/>
    <w:rsid w:val="00AC48D6"/>
    <w:rsid w:val="00AC4E3D"/>
    <w:rsid w:val="00AC56DE"/>
    <w:rsid w:val="00AC5A75"/>
    <w:rsid w:val="00AC5BFE"/>
    <w:rsid w:val="00AC5E70"/>
    <w:rsid w:val="00AC72BA"/>
    <w:rsid w:val="00AC7869"/>
    <w:rsid w:val="00AC797B"/>
    <w:rsid w:val="00AC7FC5"/>
    <w:rsid w:val="00AD0ABD"/>
    <w:rsid w:val="00AD0BBC"/>
    <w:rsid w:val="00AD1011"/>
    <w:rsid w:val="00AD1043"/>
    <w:rsid w:val="00AD138E"/>
    <w:rsid w:val="00AD1709"/>
    <w:rsid w:val="00AD2825"/>
    <w:rsid w:val="00AD3924"/>
    <w:rsid w:val="00AD4725"/>
    <w:rsid w:val="00AD4E4E"/>
    <w:rsid w:val="00AD4FE5"/>
    <w:rsid w:val="00AD526E"/>
    <w:rsid w:val="00AD5D4C"/>
    <w:rsid w:val="00AD636C"/>
    <w:rsid w:val="00AD7866"/>
    <w:rsid w:val="00AD7A86"/>
    <w:rsid w:val="00AE0B54"/>
    <w:rsid w:val="00AE1951"/>
    <w:rsid w:val="00AE2087"/>
    <w:rsid w:val="00AE2DBE"/>
    <w:rsid w:val="00AE2E96"/>
    <w:rsid w:val="00AE3555"/>
    <w:rsid w:val="00AE38C6"/>
    <w:rsid w:val="00AE414F"/>
    <w:rsid w:val="00AE4B27"/>
    <w:rsid w:val="00AE5247"/>
    <w:rsid w:val="00AE5881"/>
    <w:rsid w:val="00AE72C4"/>
    <w:rsid w:val="00AF0A96"/>
    <w:rsid w:val="00AF0FE1"/>
    <w:rsid w:val="00AF1160"/>
    <w:rsid w:val="00AF24C3"/>
    <w:rsid w:val="00AF27B6"/>
    <w:rsid w:val="00AF33DE"/>
    <w:rsid w:val="00AF56C1"/>
    <w:rsid w:val="00AF57A5"/>
    <w:rsid w:val="00AF5FBE"/>
    <w:rsid w:val="00AF5FC7"/>
    <w:rsid w:val="00AF65E8"/>
    <w:rsid w:val="00AF6B96"/>
    <w:rsid w:val="00AF7BBA"/>
    <w:rsid w:val="00AF7C57"/>
    <w:rsid w:val="00B013F4"/>
    <w:rsid w:val="00B01443"/>
    <w:rsid w:val="00B02227"/>
    <w:rsid w:val="00B02457"/>
    <w:rsid w:val="00B02E1C"/>
    <w:rsid w:val="00B02E40"/>
    <w:rsid w:val="00B02F7C"/>
    <w:rsid w:val="00B045AB"/>
    <w:rsid w:val="00B04C73"/>
    <w:rsid w:val="00B050B5"/>
    <w:rsid w:val="00B05106"/>
    <w:rsid w:val="00B057EE"/>
    <w:rsid w:val="00B063A5"/>
    <w:rsid w:val="00B06D7F"/>
    <w:rsid w:val="00B06FF8"/>
    <w:rsid w:val="00B07388"/>
    <w:rsid w:val="00B07546"/>
    <w:rsid w:val="00B0788D"/>
    <w:rsid w:val="00B10AC8"/>
    <w:rsid w:val="00B10B18"/>
    <w:rsid w:val="00B10C65"/>
    <w:rsid w:val="00B111F7"/>
    <w:rsid w:val="00B11797"/>
    <w:rsid w:val="00B11C4A"/>
    <w:rsid w:val="00B11F3B"/>
    <w:rsid w:val="00B1305A"/>
    <w:rsid w:val="00B13383"/>
    <w:rsid w:val="00B138BD"/>
    <w:rsid w:val="00B141B0"/>
    <w:rsid w:val="00B14CB0"/>
    <w:rsid w:val="00B16CF8"/>
    <w:rsid w:val="00B177ED"/>
    <w:rsid w:val="00B20019"/>
    <w:rsid w:val="00B202BA"/>
    <w:rsid w:val="00B2088F"/>
    <w:rsid w:val="00B21895"/>
    <w:rsid w:val="00B21E7A"/>
    <w:rsid w:val="00B2230F"/>
    <w:rsid w:val="00B2428A"/>
    <w:rsid w:val="00B26432"/>
    <w:rsid w:val="00B26808"/>
    <w:rsid w:val="00B272B0"/>
    <w:rsid w:val="00B301EE"/>
    <w:rsid w:val="00B31270"/>
    <w:rsid w:val="00B3160E"/>
    <w:rsid w:val="00B337BB"/>
    <w:rsid w:val="00B34172"/>
    <w:rsid w:val="00B34221"/>
    <w:rsid w:val="00B34731"/>
    <w:rsid w:val="00B34FCB"/>
    <w:rsid w:val="00B3555D"/>
    <w:rsid w:val="00B3563B"/>
    <w:rsid w:val="00B369C4"/>
    <w:rsid w:val="00B375C0"/>
    <w:rsid w:val="00B401A1"/>
    <w:rsid w:val="00B41721"/>
    <w:rsid w:val="00B41C1D"/>
    <w:rsid w:val="00B43C4B"/>
    <w:rsid w:val="00B43E3A"/>
    <w:rsid w:val="00B45271"/>
    <w:rsid w:val="00B452DB"/>
    <w:rsid w:val="00B45D6F"/>
    <w:rsid w:val="00B500A9"/>
    <w:rsid w:val="00B50D35"/>
    <w:rsid w:val="00B51C78"/>
    <w:rsid w:val="00B5263A"/>
    <w:rsid w:val="00B526F1"/>
    <w:rsid w:val="00B529E3"/>
    <w:rsid w:val="00B53063"/>
    <w:rsid w:val="00B53250"/>
    <w:rsid w:val="00B53AB4"/>
    <w:rsid w:val="00B53EEF"/>
    <w:rsid w:val="00B557A5"/>
    <w:rsid w:val="00B55E6E"/>
    <w:rsid w:val="00B56951"/>
    <w:rsid w:val="00B57066"/>
    <w:rsid w:val="00B57097"/>
    <w:rsid w:val="00B577F9"/>
    <w:rsid w:val="00B607B9"/>
    <w:rsid w:val="00B607EF"/>
    <w:rsid w:val="00B60E10"/>
    <w:rsid w:val="00B61911"/>
    <w:rsid w:val="00B61E2A"/>
    <w:rsid w:val="00B62162"/>
    <w:rsid w:val="00B62AEE"/>
    <w:rsid w:val="00B63C41"/>
    <w:rsid w:val="00B63C5F"/>
    <w:rsid w:val="00B63CEB"/>
    <w:rsid w:val="00B6439E"/>
    <w:rsid w:val="00B659AB"/>
    <w:rsid w:val="00B670F2"/>
    <w:rsid w:val="00B67291"/>
    <w:rsid w:val="00B67FDB"/>
    <w:rsid w:val="00B70F74"/>
    <w:rsid w:val="00B716D6"/>
    <w:rsid w:val="00B71909"/>
    <w:rsid w:val="00B72727"/>
    <w:rsid w:val="00B729E7"/>
    <w:rsid w:val="00B72A8A"/>
    <w:rsid w:val="00B7304A"/>
    <w:rsid w:val="00B743AE"/>
    <w:rsid w:val="00B754B1"/>
    <w:rsid w:val="00B75BB7"/>
    <w:rsid w:val="00B76045"/>
    <w:rsid w:val="00B7673B"/>
    <w:rsid w:val="00B80006"/>
    <w:rsid w:val="00B8034F"/>
    <w:rsid w:val="00B80E13"/>
    <w:rsid w:val="00B81890"/>
    <w:rsid w:val="00B81C4E"/>
    <w:rsid w:val="00B827EE"/>
    <w:rsid w:val="00B82B26"/>
    <w:rsid w:val="00B82DB0"/>
    <w:rsid w:val="00B83158"/>
    <w:rsid w:val="00B84C86"/>
    <w:rsid w:val="00B84EFB"/>
    <w:rsid w:val="00B8590C"/>
    <w:rsid w:val="00B86E21"/>
    <w:rsid w:val="00B8722E"/>
    <w:rsid w:val="00B8797E"/>
    <w:rsid w:val="00B91A2B"/>
    <w:rsid w:val="00B9286C"/>
    <w:rsid w:val="00B93358"/>
    <w:rsid w:val="00B941C0"/>
    <w:rsid w:val="00B941DA"/>
    <w:rsid w:val="00B9428B"/>
    <w:rsid w:val="00B94D60"/>
    <w:rsid w:val="00B95ADA"/>
    <w:rsid w:val="00B95F89"/>
    <w:rsid w:val="00B96ABC"/>
    <w:rsid w:val="00B9798A"/>
    <w:rsid w:val="00BA0219"/>
    <w:rsid w:val="00BA149A"/>
    <w:rsid w:val="00BA18DB"/>
    <w:rsid w:val="00BA1993"/>
    <w:rsid w:val="00BA2390"/>
    <w:rsid w:val="00BA2651"/>
    <w:rsid w:val="00BA26B6"/>
    <w:rsid w:val="00BA2D57"/>
    <w:rsid w:val="00BA3AF6"/>
    <w:rsid w:val="00BA3FAF"/>
    <w:rsid w:val="00BA4BDE"/>
    <w:rsid w:val="00BA5181"/>
    <w:rsid w:val="00BA585F"/>
    <w:rsid w:val="00BA5B3F"/>
    <w:rsid w:val="00BA5BC4"/>
    <w:rsid w:val="00BA605C"/>
    <w:rsid w:val="00BA6941"/>
    <w:rsid w:val="00BA745E"/>
    <w:rsid w:val="00BA787A"/>
    <w:rsid w:val="00BA7B0C"/>
    <w:rsid w:val="00BA7DBF"/>
    <w:rsid w:val="00BB024A"/>
    <w:rsid w:val="00BB06B0"/>
    <w:rsid w:val="00BB1393"/>
    <w:rsid w:val="00BB2408"/>
    <w:rsid w:val="00BB28D1"/>
    <w:rsid w:val="00BB28E6"/>
    <w:rsid w:val="00BB2CE2"/>
    <w:rsid w:val="00BB357A"/>
    <w:rsid w:val="00BB3AB1"/>
    <w:rsid w:val="00BB45C1"/>
    <w:rsid w:val="00BB4706"/>
    <w:rsid w:val="00BB49DB"/>
    <w:rsid w:val="00BB5978"/>
    <w:rsid w:val="00BC05A3"/>
    <w:rsid w:val="00BC0605"/>
    <w:rsid w:val="00BC092D"/>
    <w:rsid w:val="00BC0F3B"/>
    <w:rsid w:val="00BC0FEE"/>
    <w:rsid w:val="00BC1328"/>
    <w:rsid w:val="00BC156D"/>
    <w:rsid w:val="00BC1C7C"/>
    <w:rsid w:val="00BC20E3"/>
    <w:rsid w:val="00BC26C1"/>
    <w:rsid w:val="00BC279F"/>
    <w:rsid w:val="00BC2D4C"/>
    <w:rsid w:val="00BC2EF1"/>
    <w:rsid w:val="00BC3C87"/>
    <w:rsid w:val="00BC4CEC"/>
    <w:rsid w:val="00BC5C84"/>
    <w:rsid w:val="00BC629E"/>
    <w:rsid w:val="00BC70DB"/>
    <w:rsid w:val="00BC745F"/>
    <w:rsid w:val="00BD0335"/>
    <w:rsid w:val="00BD0B54"/>
    <w:rsid w:val="00BD0DDF"/>
    <w:rsid w:val="00BD16DC"/>
    <w:rsid w:val="00BD202F"/>
    <w:rsid w:val="00BD26A3"/>
    <w:rsid w:val="00BD2A3D"/>
    <w:rsid w:val="00BD30B8"/>
    <w:rsid w:val="00BD37EE"/>
    <w:rsid w:val="00BD3964"/>
    <w:rsid w:val="00BD4373"/>
    <w:rsid w:val="00BD579E"/>
    <w:rsid w:val="00BD59F4"/>
    <w:rsid w:val="00BD6566"/>
    <w:rsid w:val="00BD683A"/>
    <w:rsid w:val="00BD7726"/>
    <w:rsid w:val="00BD7DC1"/>
    <w:rsid w:val="00BE0896"/>
    <w:rsid w:val="00BE221F"/>
    <w:rsid w:val="00BE2628"/>
    <w:rsid w:val="00BE5D04"/>
    <w:rsid w:val="00BE6561"/>
    <w:rsid w:val="00BE7350"/>
    <w:rsid w:val="00BE75F0"/>
    <w:rsid w:val="00BE78B8"/>
    <w:rsid w:val="00BF03DA"/>
    <w:rsid w:val="00BF09C6"/>
    <w:rsid w:val="00BF0C5E"/>
    <w:rsid w:val="00BF0EB8"/>
    <w:rsid w:val="00BF1072"/>
    <w:rsid w:val="00BF1381"/>
    <w:rsid w:val="00BF15A5"/>
    <w:rsid w:val="00BF2478"/>
    <w:rsid w:val="00BF2737"/>
    <w:rsid w:val="00BF2E14"/>
    <w:rsid w:val="00BF309F"/>
    <w:rsid w:val="00BF30C7"/>
    <w:rsid w:val="00BF3CF7"/>
    <w:rsid w:val="00BF3E71"/>
    <w:rsid w:val="00BF4CC4"/>
    <w:rsid w:val="00BF558C"/>
    <w:rsid w:val="00BF5AB6"/>
    <w:rsid w:val="00BF69F9"/>
    <w:rsid w:val="00BF73AD"/>
    <w:rsid w:val="00BF7779"/>
    <w:rsid w:val="00BF7EDF"/>
    <w:rsid w:val="00C00137"/>
    <w:rsid w:val="00C003B9"/>
    <w:rsid w:val="00C009EB"/>
    <w:rsid w:val="00C00C4F"/>
    <w:rsid w:val="00C017C8"/>
    <w:rsid w:val="00C01B3A"/>
    <w:rsid w:val="00C027BD"/>
    <w:rsid w:val="00C02C4F"/>
    <w:rsid w:val="00C02DD0"/>
    <w:rsid w:val="00C03197"/>
    <w:rsid w:val="00C04D97"/>
    <w:rsid w:val="00C04EE8"/>
    <w:rsid w:val="00C05578"/>
    <w:rsid w:val="00C05A56"/>
    <w:rsid w:val="00C060BC"/>
    <w:rsid w:val="00C0624F"/>
    <w:rsid w:val="00C06DB4"/>
    <w:rsid w:val="00C075B5"/>
    <w:rsid w:val="00C10AAE"/>
    <w:rsid w:val="00C11E0E"/>
    <w:rsid w:val="00C140A7"/>
    <w:rsid w:val="00C148CA"/>
    <w:rsid w:val="00C14A86"/>
    <w:rsid w:val="00C1572D"/>
    <w:rsid w:val="00C16B5E"/>
    <w:rsid w:val="00C170ED"/>
    <w:rsid w:val="00C213E1"/>
    <w:rsid w:val="00C2180F"/>
    <w:rsid w:val="00C21A12"/>
    <w:rsid w:val="00C21B89"/>
    <w:rsid w:val="00C21DA7"/>
    <w:rsid w:val="00C22024"/>
    <w:rsid w:val="00C2379A"/>
    <w:rsid w:val="00C24716"/>
    <w:rsid w:val="00C267D2"/>
    <w:rsid w:val="00C267DD"/>
    <w:rsid w:val="00C26F65"/>
    <w:rsid w:val="00C27B73"/>
    <w:rsid w:val="00C27CAA"/>
    <w:rsid w:val="00C31702"/>
    <w:rsid w:val="00C3243C"/>
    <w:rsid w:val="00C33BBF"/>
    <w:rsid w:val="00C3439B"/>
    <w:rsid w:val="00C3492C"/>
    <w:rsid w:val="00C34B1C"/>
    <w:rsid w:val="00C34D60"/>
    <w:rsid w:val="00C354CD"/>
    <w:rsid w:val="00C356B3"/>
    <w:rsid w:val="00C3590B"/>
    <w:rsid w:val="00C36841"/>
    <w:rsid w:val="00C36FB4"/>
    <w:rsid w:val="00C37088"/>
    <w:rsid w:val="00C404C3"/>
    <w:rsid w:val="00C40928"/>
    <w:rsid w:val="00C40FF3"/>
    <w:rsid w:val="00C425CF"/>
    <w:rsid w:val="00C42AD9"/>
    <w:rsid w:val="00C42D04"/>
    <w:rsid w:val="00C4335E"/>
    <w:rsid w:val="00C435DA"/>
    <w:rsid w:val="00C442DB"/>
    <w:rsid w:val="00C45802"/>
    <w:rsid w:val="00C45D75"/>
    <w:rsid w:val="00C472AD"/>
    <w:rsid w:val="00C4739E"/>
    <w:rsid w:val="00C47FDE"/>
    <w:rsid w:val="00C51918"/>
    <w:rsid w:val="00C51A36"/>
    <w:rsid w:val="00C51B4A"/>
    <w:rsid w:val="00C51E0A"/>
    <w:rsid w:val="00C520FC"/>
    <w:rsid w:val="00C52339"/>
    <w:rsid w:val="00C5281A"/>
    <w:rsid w:val="00C53D47"/>
    <w:rsid w:val="00C54820"/>
    <w:rsid w:val="00C54E35"/>
    <w:rsid w:val="00C56DCC"/>
    <w:rsid w:val="00C57014"/>
    <w:rsid w:val="00C6097C"/>
    <w:rsid w:val="00C60C11"/>
    <w:rsid w:val="00C61092"/>
    <w:rsid w:val="00C6130E"/>
    <w:rsid w:val="00C61547"/>
    <w:rsid w:val="00C61E45"/>
    <w:rsid w:val="00C62F1A"/>
    <w:rsid w:val="00C63133"/>
    <w:rsid w:val="00C637BB"/>
    <w:rsid w:val="00C638CB"/>
    <w:rsid w:val="00C642B6"/>
    <w:rsid w:val="00C64C5D"/>
    <w:rsid w:val="00C64DEB"/>
    <w:rsid w:val="00C651B1"/>
    <w:rsid w:val="00C65903"/>
    <w:rsid w:val="00C65A2E"/>
    <w:rsid w:val="00C66923"/>
    <w:rsid w:val="00C669E7"/>
    <w:rsid w:val="00C67D09"/>
    <w:rsid w:val="00C70243"/>
    <w:rsid w:val="00C71724"/>
    <w:rsid w:val="00C72441"/>
    <w:rsid w:val="00C73CEE"/>
    <w:rsid w:val="00C742D0"/>
    <w:rsid w:val="00C74A3A"/>
    <w:rsid w:val="00C757A1"/>
    <w:rsid w:val="00C75BE4"/>
    <w:rsid w:val="00C75D67"/>
    <w:rsid w:val="00C760C3"/>
    <w:rsid w:val="00C76215"/>
    <w:rsid w:val="00C76C24"/>
    <w:rsid w:val="00C76E5D"/>
    <w:rsid w:val="00C77836"/>
    <w:rsid w:val="00C80294"/>
    <w:rsid w:val="00C802F0"/>
    <w:rsid w:val="00C81519"/>
    <w:rsid w:val="00C81634"/>
    <w:rsid w:val="00C819FD"/>
    <w:rsid w:val="00C81E19"/>
    <w:rsid w:val="00C8229C"/>
    <w:rsid w:val="00C82E81"/>
    <w:rsid w:val="00C82F3A"/>
    <w:rsid w:val="00C83277"/>
    <w:rsid w:val="00C839EA"/>
    <w:rsid w:val="00C84195"/>
    <w:rsid w:val="00C8442A"/>
    <w:rsid w:val="00C84783"/>
    <w:rsid w:val="00C84B7B"/>
    <w:rsid w:val="00C85510"/>
    <w:rsid w:val="00C860CE"/>
    <w:rsid w:val="00C86CC1"/>
    <w:rsid w:val="00C8751D"/>
    <w:rsid w:val="00C90872"/>
    <w:rsid w:val="00C90E4D"/>
    <w:rsid w:val="00C91E3A"/>
    <w:rsid w:val="00C92233"/>
    <w:rsid w:val="00C9306B"/>
    <w:rsid w:val="00C93A42"/>
    <w:rsid w:val="00C948DA"/>
    <w:rsid w:val="00C95777"/>
    <w:rsid w:val="00C96BE2"/>
    <w:rsid w:val="00C97C11"/>
    <w:rsid w:val="00CA1E78"/>
    <w:rsid w:val="00CA1F78"/>
    <w:rsid w:val="00CA2AD5"/>
    <w:rsid w:val="00CA364C"/>
    <w:rsid w:val="00CA393F"/>
    <w:rsid w:val="00CA3B9C"/>
    <w:rsid w:val="00CA4968"/>
    <w:rsid w:val="00CA4CEA"/>
    <w:rsid w:val="00CA547B"/>
    <w:rsid w:val="00CA564B"/>
    <w:rsid w:val="00CA5C07"/>
    <w:rsid w:val="00CA655C"/>
    <w:rsid w:val="00CA6A44"/>
    <w:rsid w:val="00CB27BA"/>
    <w:rsid w:val="00CB3C8C"/>
    <w:rsid w:val="00CB4D91"/>
    <w:rsid w:val="00CB614F"/>
    <w:rsid w:val="00CB75D1"/>
    <w:rsid w:val="00CB7B94"/>
    <w:rsid w:val="00CC0BB6"/>
    <w:rsid w:val="00CC27EC"/>
    <w:rsid w:val="00CC3234"/>
    <w:rsid w:val="00CC3EEA"/>
    <w:rsid w:val="00CC4241"/>
    <w:rsid w:val="00CC4486"/>
    <w:rsid w:val="00CC4975"/>
    <w:rsid w:val="00CC4B95"/>
    <w:rsid w:val="00CC4C05"/>
    <w:rsid w:val="00CC4FB2"/>
    <w:rsid w:val="00CC5709"/>
    <w:rsid w:val="00CC5E44"/>
    <w:rsid w:val="00CC6D50"/>
    <w:rsid w:val="00CC6DB1"/>
    <w:rsid w:val="00CD0883"/>
    <w:rsid w:val="00CD1326"/>
    <w:rsid w:val="00CD15C1"/>
    <w:rsid w:val="00CD1D7E"/>
    <w:rsid w:val="00CD1D94"/>
    <w:rsid w:val="00CD3DAF"/>
    <w:rsid w:val="00CD44CA"/>
    <w:rsid w:val="00CD45D4"/>
    <w:rsid w:val="00CD4EEA"/>
    <w:rsid w:val="00CD4EF6"/>
    <w:rsid w:val="00CD5CB9"/>
    <w:rsid w:val="00CD757C"/>
    <w:rsid w:val="00CD7E69"/>
    <w:rsid w:val="00CE0471"/>
    <w:rsid w:val="00CE14F6"/>
    <w:rsid w:val="00CE169C"/>
    <w:rsid w:val="00CE1D02"/>
    <w:rsid w:val="00CE39EC"/>
    <w:rsid w:val="00CE4187"/>
    <w:rsid w:val="00CE5DFB"/>
    <w:rsid w:val="00CE6491"/>
    <w:rsid w:val="00CE6745"/>
    <w:rsid w:val="00CE708B"/>
    <w:rsid w:val="00CE75C3"/>
    <w:rsid w:val="00CF04EB"/>
    <w:rsid w:val="00CF10A4"/>
    <w:rsid w:val="00CF187E"/>
    <w:rsid w:val="00CF1ED1"/>
    <w:rsid w:val="00CF388F"/>
    <w:rsid w:val="00CF4058"/>
    <w:rsid w:val="00CF429A"/>
    <w:rsid w:val="00CF4987"/>
    <w:rsid w:val="00CF5882"/>
    <w:rsid w:val="00CF5E83"/>
    <w:rsid w:val="00CF6837"/>
    <w:rsid w:val="00CF6C9B"/>
    <w:rsid w:val="00CF734F"/>
    <w:rsid w:val="00D007D5"/>
    <w:rsid w:val="00D00D6E"/>
    <w:rsid w:val="00D021CE"/>
    <w:rsid w:val="00D02778"/>
    <w:rsid w:val="00D0324A"/>
    <w:rsid w:val="00D037C2"/>
    <w:rsid w:val="00D03B39"/>
    <w:rsid w:val="00D04379"/>
    <w:rsid w:val="00D05718"/>
    <w:rsid w:val="00D06E15"/>
    <w:rsid w:val="00D07A04"/>
    <w:rsid w:val="00D1012E"/>
    <w:rsid w:val="00D10845"/>
    <w:rsid w:val="00D11A20"/>
    <w:rsid w:val="00D1257B"/>
    <w:rsid w:val="00D13692"/>
    <w:rsid w:val="00D13F99"/>
    <w:rsid w:val="00D1437C"/>
    <w:rsid w:val="00D14E77"/>
    <w:rsid w:val="00D15401"/>
    <w:rsid w:val="00D15C35"/>
    <w:rsid w:val="00D15EFF"/>
    <w:rsid w:val="00D16BFE"/>
    <w:rsid w:val="00D17A60"/>
    <w:rsid w:val="00D211D8"/>
    <w:rsid w:val="00D21B34"/>
    <w:rsid w:val="00D21E31"/>
    <w:rsid w:val="00D2203A"/>
    <w:rsid w:val="00D22BFC"/>
    <w:rsid w:val="00D25118"/>
    <w:rsid w:val="00D25444"/>
    <w:rsid w:val="00D257C0"/>
    <w:rsid w:val="00D25DB0"/>
    <w:rsid w:val="00D26326"/>
    <w:rsid w:val="00D268F3"/>
    <w:rsid w:val="00D26B50"/>
    <w:rsid w:val="00D27D8B"/>
    <w:rsid w:val="00D27D92"/>
    <w:rsid w:val="00D3135A"/>
    <w:rsid w:val="00D313DC"/>
    <w:rsid w:val="00D32D8D"/>
    <w:rsid w:val="00D3368E"/>
    <w:rsid w:val="00D33A36"/>
    <w:rsid w:val="00D34807"/>
    <w:rsid w:val="00D35486"/>
    <w:rsid w:val="00D355AF"/>
    <w:rsid w:val="00D35734"/>
    <w:rsid w:val="00D35B81"/>
    <w:rsid w:val="00D369F9"/>
    <w:rsid w:val="00D37DF5"/>
    <w:rsid w:val="00D400F5"/>
    <w:rsid w:val="00D415F6"/>
    <w:rsid w:val="00D41981"/>
    <w:rsid w:val="00D41E46"/>
    <w:rsid w:val="00D421E3"/>
    <w:rsid w:val="00D42602"/>
    <w:rsid w:val="00D434B6"/>
    <w:rsid w:val="00D43942"/>
    <w:rsid w:val="00D439A8"/>
    <w:rsid w:val="00D4424C"/>
    <w:rsid w:val="00D4425E"/>
    <w:rsid w:val="00D44F6D"/>
    <w:rsid w:val="00D458E6"/>
    <w:rsid w:val="00D45DBF"/>
    <w:rsid w:val="00D46666"/>
    <w:rsid w:val="00D47B2F"/>
    <w:rsid w:val="00D507CD"/>
    <w:rsid w:val="00D50BE5"/>
    <w:rsid w:val="00D50C06"/>
    <w:rsid w:val="00D51EA0"/>
    <w:rsid w:val="00D5232D"/>
    <w:rsid w:val="00D53895"/>
    <w:rsid w:val="00D53A90"/>
    <w:rsid w:val="00D53D99"/>
    <w:rsid w:val="00D55774"/>
    <w:rsid w:val="00D568EB"/>
    <w:rsid w:val="00D5736A"/>
    <w:rsid w:val="00D57582"/>
    <w:rsid w:val="00D57699"/>
    <w:rsid w:val="00D57706"/>
    <w:rsid w:val="00D57C80"/>
    <w:rsid w:val="00D57CF4"/>
    <w:rsid w:val="00D61020"/>
    <w:rsid w:val="00D61E9F"/>
    <w:rsid w:val="00D61EC9"/>
    <w:rsid w:val="00D61EEE"/>
    <w:rsid w:val="00D62225"/>
    <w:rsid w:val="00D6248F"/>
    <w:rsid w:val="00D62EE7"/>
    <w:rsid w:val="00D675B1"/>
    <w:rsid w:val="00D67D19"/>
    <w:rsid w:val="00D70F97"/>
    <w:rsid w:val="00D73452"/>
    <w:rsid w:val="00D7380B"/>
    <w:rsid w:val="00D7476B"/>
    <w:rsid w:val="00D749A2"/>
    <w:rsid w:val="00D750F9"/>
    <w:rsid w:val="00D7517C"/>
    <w:rsid w:val="00D755FD"/>
    <w:rsid w:val="00D75B55"/>
    <w:rsid w:val="00D75F8D"/>
    <w:rsid w:val="00D77B24"/>
    <w:rsid w:val="00D80022"/>
    <w:rsid w:val="00D80DA9"/>
    <w:rsid w:val="00D81BC7"/>
    <w:rsid w:val="00D82B0A"/>
    <w:rsid w:val="00D83A33"/>
    <w:rsid w:val="00D845A1"/>
    <w:rsid w:val="00D87B52"/>
    <w:rsid w:val="00D87B6F"/>
    <w:rsid w:val="00D87F92"/>
    <w:rsid w:val="00D9116F"/>
    <w:rsid w:val="00D913BB"/>
    <w:rsid w:val="00D91920"/>
    <w:rsid w:val="00D926E8"/>
    <w:rsid w:val="00D930B0"/>
    <w:rsid w:val="00D930B2"/>
    <w:rsid w:val="00D9375E"/>
    <w:rsid w:val="00D9477D"/>
    <w:rsid w:val="00D949C1"/>
    <w:rsid w:val="00D95A65"/>
    <w:rsid w:val="00D962B0"/>
    <w:rsid w:val="00D963C9"/>
    <w:rsid w:val="00D972CC"/>
    <w:rsid w:val="00D97379"/>
    <w:rsid w:val="00DA1701"/>
    <w:rsid w:val="00DA1917"/>
    <w:rsid w:val="00DA210D"/>
    <w:rsid w:val="00DA2786"/>
    <w:rsid w:val="00DA324B"/>
    <w:rsid w:val="00DA36D5"/>
    <w:rsid w:val="00DA37C8"/>
    <w:rsid w:val="00DA4E94"/>
    <w:rsid w:val="00DA5360"/>
    <w:rsid w:val="00DA6F99"/>
    <w:rsid w:val="00DA72A7"/>
    <w:rsid w:val="00DA7326"/>
    <w:rsid w:val="00DB004D"/>
    <w:rsid w:val="00DB1A6E"/>
    <w:rsid w:val="00DB25F7"/>
    <w:rsid w:val="00DB31A7"/>
    <w:rsid w:val="00DB5215"/>
    <w:rsid w:val="00DB53B0"/>
    <w:rsid w:val="00DB58F1"/>
    <w:rsid w:val="00DB59EC"/>
    <w:rsid w:val="00DB618B"/>
    <w:rsid w:val="00DB6BE4"/>
    <w:rsid w:val="00DB7A30"/>
    <w:rsid w:val="00DB7DB8"/>
    <w:rsid w:val="00DB7EC1"/>
    <w:rsid w:val="00DC0293"/>
    <w:rsid w:val="00DC1346"/>
    <w:rsid w:val="00DC1BF1"/>
    <w:rsid w:val="00DC1C7D"/>
    <w:rsid w:val="00DC57D9"/>
    <w:rsid w:val="00DC5C51"/>
    <w:rsid w:val="00DC5DAD"/>
    <w:rsid w:val="00DC64F8"/>
    <w:rsid w:val="00DC6AD5"/>
    <w:rsid w:val="00DD1130"/>
    <w:rsid w:val="00DD1277"/>
    <w:rsid w:val="00DD13D9"/>
    <w:rsid w:val="00DD452F"/>
    <w:rsid w:val="00DD5B1E"/>
    <w:rsid w:val="00DD5FE1"/>
    <w:rsid w:val="00DD6326"/>
    <w:rsid w:val="00DD6D4C"/>
    <w:rsid w:val="00DD6F8A"/>
    <w:rsid w:val="00DD75A3"/>
    <w:rsid w:val="00DE28D7"/>
    <w:rsid w:val="00DE3397"/>
    <w:rsid w:val="00DE3BD8"/>
    <w:rsid w:val="00DE3F7C"/>
    <w:rsid w:val="00DE467E"/>
    <w:rsid w:val="00DE4BE6"/>
    <w:rsid w:val="00DE4F8F"/>
    <w:rsid w:val="00DE50C2"/>
    <w:rsid w:val="00DE5529"/>
    <w:rsid w:val="00DE552F"/>
    <w:rsid w:val="00DE5D22"/>
    <w:rsid w:val="00DE5EF1"/>
    <w:rsid w:val="00DE6351"/>
    <w:rsid w:val="00DE63F1"/>
    <w:rsid w:val="00DE700F"/>
    <w:rsid w:val="00DE7010"/>
    <w:rsid w:val="00DF2337"/>
    <w:rsid w:val="00DF328F"/>
    <w:rsid w:val="00DF40EA"/>
    <w:rsid w:val="00DF48EA"/>
    <w:rsid w:val="00DF4A40"/>
    <w:rsid w:val="00DF4B0E"/>
    <w:rsid w:val="00DF4BE7"/>
    <w:rsid w:val="00DF4D66"/>
    <w:rsid w:val="00DF75B9"/>
    <w:rsid w:val="00DF7A0E"/>
    <w:rsid w:val="00DF7E95"/>
    <w:rsid w:val="00E00C40"/>
    <w:rsid w:val="00E01000"/>
    <w:rsid w:val="00E011AA"/>
    <w:rsid w:val="00E01966"/>
    <w:rsid w:val="00E01A9B"/>
    <w:rsid w:val="00E03C8B"/>
    <w:rsid w:val="00E042B8"/>
    <w:rsid w:val="00E04EB5"/>
    <w:rsid w:val="00E05FAE"/>
    <w:rsid w:val="00E066F6"/>
    <w:rsid w:val="00E0693A"/>
    <w:rsid w:val="00E069B0"/>
    <w:rsid w:val="00E06E3E"/>
    <w:rsid w:val="00E07EF0"/>
    <w:rsid w:val="00E100D3"/>
    <w:rsid w:val="00E1042C"/>
    <w:rsid w:val="00E10DA7"/>
    <w:rsid w:val="00E10E8D"/>
    <w:rsid w:val="00E128D4"/>
    <w:rsid w:val="00E13A41"/>
    <w:rsid w:val="00E13DD9"/>
    <w:rsid w:val="00E13EBE"/>
    <w:rsid w:val="00E13F99"/>
    <w:rsid w:val="00E14699"/>
    <w:rsid w:val="00E1549C"/>
    <w:rsid w:val="00E16350"/>
    <w:rsid w:val="00E20CC8"/>
    <w:rsid w:val="00E20CE8"/>
    <w:rsid w:val="00E22930"/>
    <w:rsid w:val="00E2345D"/>
    <w:rsid w:val="00E234D7"/>
    <w:rsid w:val="00E23C29"/>
    <w:rsid w:val="00E23D2D"/>
    <w:rsid w:val="00E23F25"/>
    <w:rsid w:val="00E253E7"/>
    <w:rsid w:val="00E26801"/>
    <w:rsid w:val="00E275EA"/>
    <w:rsid w:val="00E30A06"/>
    <w:rsid w:val="00E30A39"/>
    <w:rsid w:val="00E30F96"/>
    <w:rsid w:val="00E310D3"/>
    <w:rsid w:val="00E31147"/>
    <w:rsid w:val="00E313A2"/>
    <w:rsid w:val="00E31626"/>
    <w:rsid w:val="00E31C32"/>
    <w:rsid w:val="00E33166"/>
    <w:rsid w:val="00E33FEF"/>
    <w:rsid w:val="00E341FA"/>
    <w:rsid w:val="00E348D2"/>
    <w:rsid w:val="00E35DDB"/>
    <w:rsid w:val="00E36955"/>
    <w:rsid w:val="00E37318"/>
    <w:rsid w:val="00E37CB9"/>
    <w:rsid w:val="00E402F7"/>
    <w:rsid w:val="00E405DE"/>
    <w:rsid w:val="00E40C79"/>
    <w:rsid w:val="00E40D55"/>
    <w:rsid w:val="00E42363"/>
    <w:rsid w:val="00E4260B"/>
    <w:rsid w:val="00E42836"/>
    <w:rsid w:val="00E43ACE"/>
    <w:rsid w:val="00E446C9"/>
    <w:rsid w:val="00E44D9D"/>
    <w:rsid w:val="00E460C8"/>
    <w:rsid w:val="00E47330"/>
    <w:rsid w:val="00E50674"/>
    <w:rsid w:val="00E509BF"/>
    <w:rsid w:val="00E50FD3"/>
    <w:rsid w:val="00E51F7F"/>
    <w:rsid w:val="00E52669"/>
    <w:rsid w:val="00E52B1A"/>
    <w:rsid w:val="00E52D27"/>
    <w:rsid w:val="00E53A02"/>
    <w:rsid w:val="00E53C44"/>
    <w:rsid w:val="00E54495"/>
    <w:rsid w:val="00E54D3E"/>
    <w:rsid w:val="00E556A4"/>
    <w:rsid w:val="00E557AC"/>
    <w:rsid w:val="00E559D9"/>
    <w:rsid w:val="00E5617F"/>
    <w:rsid w:val="00E56398"/>
    <w:rsid w:val="00E603D9"/>
    <w:rsid w:val="00E60AFC"/>
    <w:rsid w:val="00E6162F"/>
    <w:rsid w:val="00E61A91"/>
    <w:rsid w:val="00E62712"/>
    <w:rsid w:val="00E6323A"/>
    <w:rsid w:val="00E6336A"/>
    <w:rsid w:val="00E6354E"/>
    <w:rsid w:val="00E64C1B"/>
    <w:rsid w:val="00E64C8D"/>
    <w:rsid w:val="00E65CBA"/>
    <w:rsid w:val="00E66719"/>
    <w:rsid w:val="00E66FE1"/>
    <w:rsid w:val="00E6771F"/>
    <w:rsid w:val="00E67DAD"/>
    <w:rsid w:val="00E70179"/>
    <w:rsid w:val="00E70F5E"/>
    <w:rsid w:val="00E72631"/>
    <w:rsid w:val="00E72690"/>
    <w:rsid w:val="00E74D9B"/>
    <w:rsid w:val="00E759F6"/>
    <w:rsid w:val="00E77840"/>
    <w:rsid w:val="00E77EAF"/>
    <w:rsid w:val="00E82CBD"/>
    <w:rsid w:val="00E82F36"/>
    <w:rsid w:val="00E84039"/>
    <w:rsid w:val="00E840F7"/>
    <w:rsid w:val="00E84753"/>
    <w:rsid w:val="00E85AA4"/>
    <w:rsid w:val="00E86001"/>
    <w:rsid w:val="00E865B5"/>
    <w:rsid w:val="00E8786E"/>
    <w:rsid w:val="00E87C2B"/>
    <w:rsid w:val="00E87DB2"/>
    <w:rsid w:val="00E87FC7"/>
    <w:rsid w:val="00E90214"/>
    <w:rsid w:val="00E904A2"/>
    <w:rsid w:val="00E90D2A"/>
    <w:rsid w:val="00E91C4F"/>
    <w:rsid w:val="00E924B9"/>
    <w:rsid w:val="00E92923"/>
    <w:rsid w:val="00E935BF"/>
    <w:rsid w:val="00E93736"/>
    <w:rsid w:val="00E94D6D"/>
    <w:rsid w:val="00E9505D"/>
    <w:rsid w:val="00E9698D"/>
    <w:rsid w:val="00E96CA8"/>
    <w:rsid w:val="00E96E72"/>
    <w:rsid w:val="00E96F31"/>
    <w:rsid w:val="00E97113"/>
    <w:rsid w:val="00E9717A"/>
    <w:rsid w:val="00EA0937"/>
    <w:rsid w:val="00EA0BF6"/>
    <w:rsid w:val="00EA1703"/>
    <w:rsid w:val="00EA19DA"/>
    <w:rsid w:val="00EA1DC1"/>
    <w:rsid w:val="00EA2C77"/>
    <w:rsid w:val="00EA38A6"/>
    <w:rsid w:val="00EA4A8C"/>
    <w:rsid w:val="00EA52D4"/>
    <w:rsid w:val="00EA535B"/>
    <w:rsid w:val="00EA5787"/>
    <w:rsid w:val="00EA5A4B"/>
    <w:rsid w:val="00EA5C8D"/>
    <w:rsid w:val="00EA67B9"/>
    <w:rsid w:val="00EA76F1"/>
    <w:rsid w:val="00EB169B"/>
    <w:rsid w:val="00EB3BA4"/>
    <w:rsid w:val="00EB454A"/>
    <w:rsid w:val="00EB455E"/>
    <w:rsid w:val="00EB5BB5"/>
    <w:rsid w:val="00EB6A74"/>
    <w:rsid w:val="00EB71C8"/>
    <w:rsid w:val="00EB7B4A"/>
    <w:rsid w:val="00EC0184"/>
    <w:rsid w:val="00EC01C1"/>
    <w:rsid w:val="00EC13CD"/>
    <w:rsid w:val="00EC1BE7"/>
    <w:rsid w:val="00EC1C71"/>
    <w:rsid w:val="00EC219C"/>
    <w:rsid w:val="00EC25E4"/>
    <w:rsid w:val="00EC291A"/>
    <w:rsid w:val="00EC3058"/>
    <w:rsid w:val="00EC387C"/>
    <w:rsid w:val="00EC3F75"/>
    <w:rsid w:val="00EC537E"/>
    <w:rsid w:val="00EC6E16"/>
    <w:rsid w:val="00EC783C"/>
    <w:rsid w:val="00ED0E2E"/>
    <w:rsid w:val="00ED1086"/>
    <w:rsid w:val="00ED144C"/>
    <w:rsid w:val="00ED272C"/>
    <w:rsid w:val="00ED35D9"/>
    <w:rsid w:val="00ED42F6"/>
    <w:rsid w:val="00ED573E"/>
    <w:rsid w:val="00ED5AD7"/>
    <w:rsid w:val="00ED6090"/>
    <w:rsid w:val="00ED6635"/>
    <w:rsid w:val="00ED6DCB"/>
    <w:rsid w:val="00ED75A9"/>
    <w:rsid w:val="00ED7907"/>
    <w:rsid w:val="00EE070C"/>
    <w:rsid w:val="00EE10EA"/>
    <w:rsid w:val="00EE1F89"/>
    <w:rsid w:val="00EE2584"/>
    <w:rsid w:val="00EE3475"/>
    <w:rsid w:val="00EE4966"/>
    <w:rsid w:val="00EE4DF8"/>
    <w:rsid w:val="00EE587E"/>
    <w:rsid w:val="00EE5A2C"/>
    <w:rsid w:val="00EE697A"/>
    <w:rsid w:val="00EE6986"/>
    <w:rsid w:val="00EE72E2"/>
    <w:rsid w:val="00EE7363"/>
    <w:rsid w:val="00EE7711"/>
    <w:rsid w:val="00EF09B2"/>
    <w:rsid w:val="00EF0A6E"/>
    <w:rsid w:val="00EF0E57"/>
    <w:rsid w:val="00EF1532"/>
    <w:rsid w:val="00EF1DDF"/>
    <w:rsid w:val="00EF220B"/>
    <w:rsid w:val="00EF2A34"/>
    <w:rsid w:val="00EF31C3"/>
    <w:rsid w:val="00EF49BC"/>
    <w:rsid w:val="00EF4FB1"/>
    <w:rsid w:val="00EF529C"/>
    <w:rsid w:val="00EF5867"/>
    <w:rsid w:val="00EF58EE"/>
    <w:rsid w:val="00EF5DBF"/>
    <w:rsid w:val="00EF7133"/>
    <w:rsid w:val="00F00597"/>
    <w:rsid w:val="00F0077C"/>
    <w:rsid w:val="00F00E3F"/>
    <w:rsid w:val="00F0162D"/>
    <w:rsid w:val="00F01644"/>
    <w:rsid w:val="00F01739"/>
    <w:rsid w:val="00F034EC"/>
    <w:rsid w:val="00F03ACC"/>
    <w:rsid w:val="00F03C82"/>
    <w:rsid w:val="00F03EF3"/>
    <w:rsid w:val="00F04BAA"/>
    <w:rsid w:val="00F05048"/>
    <w:rsid w:val="00F05600"/>
    <w:rsid w:val="00F05BD0"/>
    <w:rsid w:val="00F05DE5"/>
    <w:rsid w:val="00F05F88"/>
    <w:rsid w:val="00F0616B"/>
    <w:rsid w:val="00F0673B"/>
    <w:rsid w:val="00F07331"/>
    <w:rsid w:val="00F07552"/>
    <w:rsid w:val="00F07E82"/>
    <w:rsid w:val="00F10217"/>
    <w:rsid w:val="00F10410"/>
    <w:rsid w:val="00F1060B"/>
    <w:rsid w:val="00F107F9"/>
    <w:rsid w:val="00F109CF"/>
    <w:rsid w:val="00F114DE"/>
    <w:rsid w:val="00F117A8"/>
    <w:rsid w:val="00F11A52"/>
    <w:rsid w:val="00F11C23"/>
    <w:rsid w:val="00F12BA6"/>
    <w:rsid w:val="00F13480"/>
    <w:rsid w:val="00F1460C"/>
    <w:rsid w:val="00F15B6D"/>
    <w:rsid w:val="00F16A7F"/>
    <w:rsid w:val="00F20538"/>
    <w:rsid w:val="00F207EA"/>
    <w:rsid w:val="00F208DA"/>
    <w:rsid w:val="00F21538"/>
    <w:rsid w:val="00F2158E"/>
    <w:rsid w:val="00F21D0F"/>
    <w:rsid w:val="00F2233B"/>
    <w:rsid w:val="00F22583"/>
    <w:rsid w:val="00F22B2F"/>
    <w:rsid w:val="00F231D8"/>
    <w:rsid w:val="00F2323A"/>
    <w:rsid w:val="00F23EBB"/>
    <w:rsid w:val="00F242D7"/>
    <w:rsid w:val="00F24D95"/>
    <w:rsid w:val="00F25CD3"/>
    <w:rsid w:val="00F26637"/>
    <w:rsid w:val="00F26AED"/>
    <w:rsid w:val="00F26C96"/>
    <w:rsid w:val="00F26F59"/>
    <w:rsid w:val="00F26FE8"/>
    <w:rsid w:val="00F27642"/>
    <w:rsid w:val="00F27929"/>
    <w:rsid w:val="00F302D8"/>
    <w:rsid w:val="00F308C9"/>
    <w:rsid w:val="00F31653"/>
    <w:rsid w:val="00F3285F"/>
    <w:rsid w:val="00F32964"/>
    <w:rsid w:val="00F33087"/>
    <w:rsid w:val="00F33124"/>
    <w:rsid w:val="00F34D9B"/>
    <w:rsid w:val="00F36B73"/>
    <w:rsid w:val="00F36DA5"/>
    <w:rsid w:val="00F3706B"/>
    <w:rsid w:val="00F408B9"/>
    <w:rsid w:val="00F409B6"/>
    <w:rsid w:val="00F42AA7"/>
    <w:rsid w:val="00F42F54"/>
    <w:rsid w:val="00F43595"/>
    <w:rsid w:val="00F437E1"/>
    <w:rsid w:val="00F43D57"/>
    <w:rsid w:val="00F43FB8"/>
    <w:rsid w:val="00F445D7"/>
    <w:rsid w:val="00F44A5E"/>
    <w:rsid w:val="00F45695"/>
    <w:rsid w:val="00F46690"/>
    <w:rsid w:val="00F470A1"/>
    <w:rsid w:val="00F47476"/>
    <w:rsid w:val="00F47AAF"/>
    <w:rsid w:val="00F509B1"/>
    <w:rsid w:val="00F5117F"/>
    <w:rsid w:val="00F514DA"/>
    <w:rsid w:val="00F5194A"/>
    <w:rsid w:val="00F51E70"/>
    <w:rsid w:val="00F522D9"/>
    <w:rsid w:val="00F52CF6"/>
    <w:rsid w:val="00F52DB8"/>
    <w:rsid w:val="00F5308C"/>
    <w:rsid w:val="00F54D82"/>
    <w:rsid w:val="00F550AF"/>
    <w:rsid w:val="00F56424"/>
    <w:rsid w:val="00F569D3"/>
    <w:rsid w:val="00F56B3F"/>
    <w:rsid w:val="00F5776D"/>
    <w:rsid w:val="00F60B16"/>
    <w:rsid w:val="00F61B1D"/>
    <w:rsid w:val="00F61E00"/>
    <w:rsid w:val="00F626D3"/>
    <w:rsid w:val="00F6310E"/>
    <w:rsid w:val="00F633AE"/>
    <w:rsid w:val="00F635B4"/>
    <w:rsid w:val="00F64648"/>
    <w:rsid w:val="00F649E2"/>
    <w:rsid w:val="00F65535"/>
    <w:rsid w:val="00F6585F"/>
    <w:rsid w:val="00F66054"/>
    <w:rsid w:val="00F66DC5"/>
    <w:rsid w:val="00F66DE9"/>
    <w:rsid w:val="00F66E52"/>
    <w:rsid w:val="00F6772E"/>
    <w:rsid w:val="00F6774D"/>
    <w:rsid w:val="00F678B5"/>
    <w:rsid w:val="00F67B87"/>
    <w:rsid w:val="00F705F1"/>
    <w:rsid w:val="00F709F3"/>
    <w:rsid w:val="00F70C90"/>
    <w:rsid w:val="00F712CB"/>
    <w:rsid w:val="00F7262C"/>
    <w:rsid w:val="00F74EEE"/>
    <w:rsid w:val="00F74EF5"/>
    <w:rsid w:val="00F7603D"/>
    <w:rsid w:val="00F77A76"/>
    <w:rsid w:val="00F77D5E"/>
    <w:rsid w:val="00F77F75"/>
    <w:rsid w:val="00F82807"/>
    <w:rsid w:val="00F82A78"/>
    <w:rsid w:val="00F82F62"/>
    <w:rsid w:val="00F83171"/>
    <w:rsid w:val="00F83E12"/>
    <w:rsid w:val="00F847A2"/>
    <w:rsid w:val="00F905D7"/>
    <w:rsid w:val="00F90792"/>
    <w:rsid w:val="00F92773"/>
    <w:rsid w:val="00F92EB3"/>
    <w:rsid w:val="00F93939"/>
    <w:rsid w:val="00F94434"/>
    <w:rsid w:val="00F94784"/>
    <w:rsid w:val="00F948F1"/>
    <w:rsid w:val="00F97A7F"/>
    <w:rsid w:val="00F97F6C"/>
    <w:rsid w:val="00FA01D0"/>
    <w:rsid w:val="00FA147F"/>
    <w:rsid w:val="00FA1CD1"/>
    <w:rsid w:val="00FA255A"/>
    <w:rsid w:val="00FA30B8"/>
    <w:rsid w:val="00FA32C9"/>
    <w:rsid w:val="00FA4192"/>
    <w:rsid w:val="00FA4262"/>
    <w:rsid w:val="00FA464F"/>
    <w:rsid w:val="00FA4F20"/>
    <w:rsid w:val="00FA528A"/>
    <w:rsid w:val="00FA6ADE"/>
    <w:rsid w:val="00FA6D89"/>
    <w:rsid w:val="00FA6EB5"/>
    <w:rsid w:val="00FA7E47"/>
    <w:rsid w:val="00FB0B03"/>
    <w:rsid w:val="00FB0BBD"/>
    <w:rsid w:val="00FB1540"/>
    <w:rsid w:val="00FB2286"/>
    <w:rsid w:val="00FB2B70"/>
    <w:rsid w:val="00FB30DD"/>
    <w:rsid w:val="00FB35A8"/>
    <w:rsid w:val="00FB3909"/>
    <w:rsid w:val="00FB3FDD"/>
    <w:rsid w:val="00FB5308"/>
    <w:rsid w:val="00FB5994"/>
    <w:rsid w:val="00FB5BB0"/>
    <w:rsid w:val="00FC0C8C"/>
    <w:rsid w:val="00FC1A21"/>
    <w:rsid w:val="00FC1A2F"/>
    <w:rsid w:val="00FC1D35"/>
    <w:rsid w:val="00FC1E6F"/>
    <w:rsid w:val="00FC2093"/>
    <w:rsid w:val="00FC263B"/>
    <w:rsid w:val="00FC2A5E"/>
    <w:rsid w:val="00FC3014"/>
    <w:rsid w:val="00FC54A4"/>
    <w:rsid w:val="00FC5D9A"/>
    <w:rsid w:val="00FC790D"/>
    <w:rsid w:val="00FC79DD"/>
    <w:rsid w:val="00FD05AE"/>
    <w:rsid w:val="00FD0C68"/>
    <w:rsid w:val="00FD0E24"/>
    <w:rsid w:val="00FD1345"/>
    <w:rsid w:val="00FD2366"/>
    <w:rsid w:val="00FD2A5B"/>
    <w:rsid w:val="00FD39DB"/>
    <w:rsid w:val="00FD39F6"/>
    <w:rsid w:val="00FD3C19"/>
    <w:rsid w:val="00FD3D5B"/>
    <w:rsid w:val="00FD5A6E"/>
    <w:rsid w:val="00FD5FDE"/>
    <w:rsid w:val="00FD689E"/>
    <w:rsid w:val="00FD699A"/>
    <w:rsid w:val="00FD6D1C"/>
    <w:rsid w:val="00FD6FDB"/>
    <w:rsid w:val="00FE0F74"/>
    <w:rsid w:val="00FE0FDE"/>
    <w:rsid w:val="00FE0FEE"/>
    <w:rsid w:val="00FE141C"/>
    <w:rsid w:val="00FE150A"/>
    <w:rsid w:val="00FE2742"/>
    <w:rsid w:val="00FE27F0"/>
    <w:rsid w:val="00FE2934"/>
    <w:rsid w:val="00FE371E"/>
    <w:rsid w:val="00FE4F48"/>
    <w:rsid w:val="00FE54E4"/>
    <w:rsid w:val="00FE57A2"/>
    <w:rsid w:val="00FE5EDC"/>
    <w:rsid w:val="00FE6049"/>
    <w:rsid w:val="00FE623E"/>
    <w:rsid w:val="00FE6437"/>
    <w:rsid w:val="00FE6D83"/>
    <w:rsid w:val="00FE6FFB"/>
    <w:rsid w:val="00FF0B98"/>
    <w:rsid w:val="00FF1058"/>
    <w:rsid w:val="00FF1A7F"/>
    <w:rsid w:val="00FF2763"/>
    <w:rsid w:val="00FF3088"/>
    <w:rsid w:val="00FF314B"/>
    <w:rsid w:val="00FF37DB"/>
    <w:rsid w:val="00FF41AA"/>
    <w:rsid w:val="00FF50E4"/>
    <w:rsid w:val="00FF58A6"/>
    <w:rsid w:val="00FF60E9"/>
    <w:rsid w:val="00FF61EA"/>
    <w:rsid w:val="00FF7605"/>
    <w:rsid w:val="00FF7635"/>
    <w:rsid w:val="175E2D41"/>
    <w:rsid w:val="19FFF06B"/>
    <w:rsid w:val="1EB9A626"/>
    <w:rsid w:val="1FB82AF0"/>
    <w:rsid w:val="1FBD346A"/>
    <w:rsid w:val="1FBF340C"/>
    <w:rsid w:val="35DD25F2"/>
    <w:rsid w:val="37BFF771"/>
    <w:rsid w:val="3EBF1AE6"/>
    <w:rsid w:val="3EDFD862"/>
    <w:rsid w:val="3FD95CB7"/>
    <w:rsid w:val="4DFFE1D0"/>
    <w:rsid w:val="577F0A1A"/>
    <w:rsid w:val="5F6D565E"/>
    <w:rsid w:val="5FEF40DF"/>
    <w:rsid w:val="67FE00E3"/>
    <w:rsid w:val="6DF746FB"/>
    <w:rsid w:val="6DFC9AF8"/>
    <w:rsid w:val="6FB5C3D7"/>
    <w:rsid w:val="6FEFB360"/>
    <w:rsid w:val="6FFC50B2"/>
    <w:rsid w:val="73D74CD8"/>
    <w:rsid w:val="7575611F"/>
    <w:rsid w:val="7766B634"/>
    <w:rsid w:val="77D6E51F"/>
    <w:rsid w:val="78BB0C10"/>
    <w:rsid w:val="798F4325"/>
    <w:rsid w:val="7E3F2315"/>
    <w:rsid w:val="7F5B1F88"/>
    <w:rsid w:val="7F6E5952"/>
    <w:rsid w:val="7FCDC425"/>
    <w:rsid w:val="7FFFFB16"/>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C67B26"/>
  <w15:docId w15:val="{75A8A9D8-B766-4574-9BEF-384624E97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GB" w:eastAsia="zh-C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171C"/>
    <w:pPr>
      <w:spacing w:line="259" w:lineRule="auto"/>
    </w:pPr>
    <w:rPr>
      <w:sz w:val="22"/>
      <w:szCs w:val="22"/>
      <w:lang w:val="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kern w:val="2"/>
      <w:sz w:val="32"/>
      <w:szCs w:val="32"/>
      <w:lang w:eastAsia="en-US"/>
      <w14:ligatures w14:val="standardContextual"/>
    </w:rPr>
  </w:style>
  <w:style w:type="paragraph" w:styleId="Heading2">
    <w:name w:val="heading 2"/>
    <w:basedOn w:val="Normal"/>
    <w:next w:val="Normal"/>
    <w:link w:val="Heading2Char"/>
    <w:uiPriority w:val="9"/>
    <w:unhideWhenUsed/>
    <w:qFormat/>
    <w:rsid w:val="00B10B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Segoe UI" w:hAnsi="Segoe UI" w:cs="Segoe UI"/>
      <w:sz w:val="18"/>
      <w:szCs w:val="18"/>
    </w:rPr>
  </w:style>
  <w:style w:type="paragraph" w:styleId="CommentText">
    <w:name w:val="annotation text"/>
    <w:basedOn w:val="Normal"/>
    <w:link w:val="CommentTextChar"/>
    <w:uiPriority w:val="99"/>
    <w:unhideWhenUsed/>
    <w:qFormat/>
    <w:pPr>
      <w:spacing w:line="240" w:lineRule="auto"/>
    </w:pPr>
    <w:rPr>
      <w:sz w:val="20"/>
      <w:szCs w:val="20"/>
    </w:rPr>
  </w:style>
  <w:style w:type="paragraph" w:styleId="CommentSubject">
    <w:name w:val="annotation subject"/>
    <w:basedOn w:val="CommentText"/>
    <w:next w:val="CommentText"/>
    <w:link w:val="CommentSubjectChar"/>
    <w:uiPriority w:val="99"/>
    <w:unhideWhenUsed/>
    <w:qFormat/>
    <w:rPr>
      <w:b/>
      <w:bC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FootnoteText">
    <w:name w:val="footnote text"/>
    <w:basedOn w:val="Normal"/>
    <w:link w:val="FootnoteTextChar"/>
    <w:uiPriority w:val="99"/>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unhideWhenUsed/>
    <w:qFormat/>
    <w:rPr>
      <w:sz w:val="16"/>
      <w:szCs w:val="16"/>
    </w:rPr>
  </w:style>
  <w:style w:type="character" w:styleId="FootnoteReference">
    <w:name w:val="footnote reference"/>
    <w:basedOn w:val="DefaultParagraphFont"/>
    <w:uiPriority w:val="99"/>
    <w:unhideWhenUsed/>
    <w:qFormat/>
    <w:rPr>
      <w:vertAlign w:val="superscript"/>
    </w:rPr>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paragraph" w:customStyle="1" w:styleId="ListParagraph1">
    <w:name w:val="List Paragraph1"/>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kern w:val="2"/>
      <w:sz w:val="32"/>
      <w:szCs w:val="32"/>
      <w:lang w:eastAsia="en-US"/>
      <w14:ligatures w14:val="standardContextual"/>
    </w:rPr>
  </w:style>
  <w:style w:type="paragraph" w:customStyle="1" w:styleId="Revision1">
    <w:name w:val="Revision1"/>
    <w:hidden/>
    <w:uiPriority w:val="99"/>
    <w:semiHidden/>
    <w:qFormat/>
    <w:pPr>
      <w:spacing w:after="0" w:line="240" w:lineRule="auto"/>
    </w:pPr>
    <w:rPr>
      <w:sz w:val="22"/>
      <w:szCs w:val="22"/>
    </w:rPr>
  </w:style>
  <w:style w:type="character" w:customStyle="1" w:styleId="CommentTextChar">
    <w:name w:val="Comment Text Char"/>
    <w:basedOn w:val="DefaultParagraphFont"/>
    <w:link w:val="CommentText"/>
    <w:uiPriority w:val="99"/>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FootnoteTextChar">
    <w:name w:val="Footnote Text Char"/>
    <w:basedOn w:val="DefaultParagraphFont"/>
    <w:link w:val="FootnoteText"/>
    <w:uiPriority w:val="99"/>
    <w:qFormat/>
    <w:rPr>
      <w:sz w:val="20"/>
      <w:szCs w:val="20"/>
    </w:rPr>
  </w:style>
  <w:style w:type="character" w:customStyle="1" w:styleId="UnresolvedMention1">
    <w:name w:val="Unresolved Mention1"/>
    <w:basedOn w:val="DefaultParagraphFont"/>
    <w:uiPriority w:val="99"/>
    <w:unhideWhenUsed/>
    <w:qFormat/>
    <w:rPr>
      <w:color w:val="605E5C"/>
      <w:shd w:val="clear" w:color="auto" w:fill="E1DFDD"/>
    </w:rPr>
  </w:style>
  <w:style w:type="paragraph" w:styleId="Revision">
    <w:name w:val="Revision"/>
    <w:hidden/>
    <w:uiPriority w:val="99"/>
    <w:unhideWhenUsed/>
    <w:rsid w:val="007A70B8"/>
    <w:pPr>
      <w:spacing w:after="0" w:line="240" w:lineRule="auto"/>
    </w:pPr>
    <w:rPr>
      <w:sz w:val="22"/>
      <w:szCs w:val="22"/>
      <w:lang w:val="en-US"/>
    </w:rPr>
  </w:style>
  <w:style w:type="character" w:customStyle="1" w:styleId="title-text">
    <w:name w:val="title-text"/>
    <w:basedOn w:val="DefaultParagraphFont"/>
    <w:rsid w:val="00B13383"/>
  </w:style>
  <w:style w:type="character" w:customStyle="1" w:styleId="Heading2Char">
    <w:name w:val="Heading 2 Char"/>
    <w:basedOn w:val="DefaultParagraphFont"/>
    <w:link w:val="Heading2"/>
    <w:uiPriority w:val="9"/>
    <w:rsid w:val="00B10B18"/>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99"/>
    <w:unhideWhenUsed/>
    <w:rsid w:val="00003805"/>
    <w:pPr>
      <w:ind w:left="720"/>
      <w:contextualSpacing/>
    </w:pPr>
  </w:style>
  <w:style w:type="character" w:customStyle="1" w:styleId="ui-provider">
    <w:name w:val="ui-provider"/>
    <w:basedOn w:val="DefaultParagraphFont"/>
    <w:rsid w:val="00CF5882"/>
  </w:style>
  <w:style w:type="character" w:styleId="UnresolvedMention">
    <w:name w:val="Unresolved Mention"/>
    <w:basedOn w:val="DefaultParagraphFont"/>
    <w:uiPriority w:val="99"/>
    <w:semiHidden/>
    <w:unhideWhenUsed/>
    <w:rsid w:val="00F97F6C"/>
    <w:rPr>
      <w:color w:val="605E5C"/>
      <w:shd w:val="clear" w:color="auto" w:fill="E1DFDD"/>
    </w:rPr>
  </w:style>
  <w:style w:type="paragraph" w:styleId="EndnoteText">
    <w:name w:val="endnote text"/>
    <w:basedOn w:val="Normal"/>
    <w:link w:val="EndnoteTextChar"/>
    <w:uiPriority w:val="99"/>
    <w:semiHidden/>
    <w:unhideWhenUsed/>
    <w:rsid w:val="0044556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45568"/>
    <w:rPr>
      <w:lang w:val="en-US"/>
    </w:rPr>
  </w:style>
  <w:style w:type="character" w:styleId="EndnoteReference">
    <w:name w:val="endnote reference"/>
    <w:basedOn w:val="DefaultParagraphFont"/>
    <w:uiPriority w:val="99"/>
    <w:semiHidden/>
    <w:unhideWhenUsed/>
    <w:rsid w:val="00445568"/>
    <w:rPr>
      <w:vertAlign w:val="superscript"/>
    </w:rPr>
  </w:style>
  <w:style w:type="character" w:styleId="FollowedHyperlink">
    <w:name w:val="FollowedHyperlink"/>
    <w:basedOn w:val="DefaultParagraphFont"/>
    <w:uiPriority w:val="99"/>
    <w:semiHidden/>
    <w:unhideWhenUsed/>
    <w:rsid w:val="00A411CF"/>
    <w:rPr>
      <w:color w:val="954F72" w:themeColor="followedHyperlink"/>
      <w:u w:val="single"/>
    </w:rPr>
  </w:style>
  <w:style w:type="paragraph" w:styleId="HTMLPreformatted">
    <w:name w:val="HTML Preformatted"/>
    <w:basedOn w:val="Normal"/>
    <w:link w:val="HTMLPreformattedChar"/>
    <w:uiPriority w:val="99"/>
    <w:semiHidden/>
    <w:unhideWhenUsed/>
    <w:rsid w:val="00460A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rPr>
  </w:style>
  <w:style w:type="character" w:customStyle="1" w:styleId="HTMLPreformattedChar">
    <w:name w:val="HTML Preformatted Char"/>
    <w:basedOn w:val="DefaultParagraphFont"/>
    <w:link w:val="HTMLPreformatted"/>
    <w:uiPriority w:val="99"/>
    <w:semiHidden/>
    <w:rsid w:val="00460AD8"/>
    <w:rPr>
      <w:rFonts w:ascii="Courier New" w:eastAsia="Times New Roman" w:hAnsi="Courier New" w:cs="Courier New"/>
    </w:rPr>
  </w:style>
  <w:style w:type="paragraph" w:styleId="Caption">
    <w:name w:val="caption"/>
    <w:basedOn w:val="Normal"/>
    <w:next w:val="Normal"/>
    <w:uiPriority w:val="35"/>
    <w:unhideWhenUsed/>
    <w:qFormat/>
    <w:rsid w:val="00D41981"/>
    <w:pPr>
      <w:spacing w:after="200" w:line="240" w:lineRule="auto"/>
    </w:pPr>
    <w:rPr>
      <w:i/>
      <w:iCs/>
      <w:color w:val="44546A" w:themeColor="text2"/>
      <w:sz w:val="18"/>
      <w:szCs w:val="18"/>
    </w:rPr>
  </w:style>
  <w:style w:type="character" w:styleId="PlaceholderText">
    <w:name w:val="Placeholder Text"/>
    <w:basedOn w:val="DefaultParagraphFont"/>
    <w:uiPriority w:val="99"/>
    <w:unhideWhenUsed/>
    <w:rsid w:val="00E402F7"/>
    <w:rPr>
      <w:color w:val="808080"/>
    </w:rPr>
  </w:style>
  <w:style w:type="paragraph" w:styleId="TableofFigures">
    <w:name w:val="table of figures"/>
    <w:basedOn w:val="Normal"/>
    <w:next w:val="Normal"/>
    <w:uiPriority w:val="99"/>
    <w:unhideWhenUsed/>
    <w:rsid w:val="000905DE"/>
    <w:pPr>
      <w:spacing w:after="0"/>
    </w:pPr>
  </w:style>
  <w:style w:type="character" w:customStyle="1" w:styleId="anchor-text">
    <w:name w:val="anchor-text"/>
    <w:basedOn w:val="DefaultParagraphFont"/>
    <w:rsid w:val="00D15C35"/>
  </w:style>
  <w:style w:type="character" w:customStyle="1" w:styleId="katex-mathml">
    <w:name w:val="katex-mathml"/>
    <w:basedOn w:val="DefaultParagraphFont"/>
    <w:rsid w:val="00944DC8"/>
  </w:style>
  <w:style w:type="character" w:customStyle="1" w:styleId="mord">
    <w:name w:val="mord"/>
    <w:basedOn w:val="DefaultParagraphFont"/>
    <w:rsid w:val="00944DC8"/>
  </w:style>
  <w:style w:type="character" w:customStyle="1" w:styleId="mopen">
    <w:name w:val="mopen"/>
    <w:basedOn w:val="DefaultParagraphFont"/>
    <w:rsid w:val="00944DC8"/>
  </w:style>
  <w:style w:type="character" w:customStyle="1" w:styleId="mclose">
    <w:name w:val="mclose"/>
    <w:basedOn w:val="DefaultParagraphFont"/>
    <w:rsid w:val="00944D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711640">
      <w:bodyDiv w:val="1"/>
      <w:marLeft w:val="0"/>
      <w:marRight w:val="0"/>
      <w:marTop w:val="0"/>
      <w:marBottom w:val="0"/>
      <w:divBdr>
        <w:top w:val="none" w:sz="0" w:space="0" w:color="auto"/>
        <w:left w:val="none" w:sz="0" w:space="0" w:color="auto"/>
        <w:bottom w:val="none" w:sz="0" w:space="0" w:color="auto"/>
        <w:right w:val="none" w:sz="0" w:space="0" w:color="auto"/>
      </w:divBdr>
    </w:div>
    <w:div w:id="77289004">
      <w:bodyDiv w:val="1"/>
      <w:marLeft w:val="0"/>
      <w:marRight w:val="0"/>
      <w:marTop w:val="0"/>
      <w:marBottom w:val="0"/>
      <w:divBdr>
        <w:top w:val="none" w:sz="0" w:space="0" w:color="auto"/>
        <w:left w:val="none" w:sz="0" w:space="0" w:color="auto"/>
        <w:bottom w:val="none" w:sz="0" w:space="0" w:color="auto"/>
        <w:right w:val="none" w:sz="0" w:space="0" w:color="auto"/>
      </w:divBdr>
    </w:div>
    <w:div w:id="101807075">
      <w:bodyDiv w:val="1"/>
      <w:marLeft w:val="0"/>
      <w:marRight w:val="0"/>
      <w:marTop w:val="0"/>
      <w:marBottom w:val="0"/>
      <w:divBdr>
        <w:top w:val="none" w:sz="0" w:space="0" w:color="auto"/>
        <w:left w:val="none" w:sz="0" w:space="0" w:color="auto"/>
        <w:bottom w:val="none" w:sz="0" w:space="0" w:color="auto"/>
        <w:right w:val="none" w:sz="0" w:space="0" w:color="auto"/>
      </w:divBdr>
    </w:div>
    <w:div w:id="134957418">
      <w:bodyDiv w:val="1"/>
      <w:marLeft w:val="0"/>
      <w:marRight w:val="0"/>
      <w:marTop w:val="0"/>
      <w:marBottom w:val="0"/>
      <w:divBdr>
        <w:top w:val="none" w:sz="0" w:space="0" w:color="auto"/>
        <w:left w:val="none" w:sz="0" w:space="0" w:color="auto"/>
        <w:bottom w:val="none" w:sz="0" w:space="0" w:color="auto"/>
        <w:right w:val="none" w:sz="0" w:space="0" w:color="auto"/>
      </w:divBdr>
    </w:div>
    <w:div w:id="174074919">
      <w:bodyDiv w:val="1"/>
      <w:marLeft w:val="0"/>
      <w:marRight w:val="0"/>
      <w:marTop w:val="0"/>
      <w:marBottom w:val="0"/>
      <w:divBdr>
        <w:top w:val="none" w:sz="0" w:space="0" w:color="auto"/>
        <w:left w:val="none" w:sz="0" w:space="0" w:color="auto"/>
        <w:bottom w:val="none" w:sz="0" w:space="0" w:color="auto"/>
        <w:right w:val="none" w:sz="0" w:space="0" w:color="auto"/>
      </w:divBdr>
    </w:div>
    <w:div w:id="464277182">
      <w:bodyDiv w:val="1"/>
      <w:marLeft w:val="0"/>
      <w:marRight w:val="0"/>
      <w:marTop w:val="0"/>
      <w:marBottom w:val="0"/>
      <w:divBdr>
        <w:top w:val="none" w:sz="0" w:space="0" w:color="auto"/>
        <w:left w:val="none" w:sz="0" w:space="0" w:color="auto"/>
        <w:bottom w:val="none" w:sz="0" w:space="0" w:color="auto"/>
        <w:right w:val="none" w:sz="0" w:space="0" w:color="auto"/>
      </w:divBdr>
    </w:div>
    <w:div w:id="556287372">
      <w:bodyDiv w:val="1"/>
      <w:marLeft w:val="0"/>
      <w:marRight w:val="0"/>
      <w:marTop w:val="0"/>
      <w:marBottom w:val="0"/>
      <w:divBdr>
        <w:top w:val="none" w:sz="0" w:space="0" w:color="auto"/>
        <w:left w:val="none" w:sz="0" w:space="0" w:color="auto"/>
        <w:bottom w:val="none" w:sz="0" w:space="0" w:color="auto"/>
        <w:right w:val="none" w:sz="0" w:space="0" w:color="auto"/>
      </w:divBdr>
    </w:div>
    <w:div w:id="556822173">
      <w:bodyDiv w:val="1"/>
      <w:marLeft w:val="0"/>
      <w:marRight w:val="0"/>
      <w:marTop w:val="0"/>
      <w:marBottom w:val="0"/>
      <w:divBdr>
        <w:top w:val="none" w:sz="0" w:space="0" w:color="auto"/>
        <w:left w:val="none" w:sz="0" w:space="0" w:color="auto"/>
        <w:bottom w:val="none" w:sz="0" w:space="0" w:color="auto"/>
        <w:right w:val="none" w:sz="0" w:space="0" w:color="auto"/>
      </w:divBdr>
    </w:div>
    <w:div w:id="556862996">
      <w:bodyDiv w:val="1"/>
      <w:marLeft w:val="0"/>
      <w:marRight w:val="0"/>
      <w:marTop w:val="0"/>
      <w:marBottom w:val="0"/>
      <w:divBdr>
        <w:top w:val="none" w:sz="0" w:space="0" w:color="auto"/>
        <w:left w:val="none" w:sz="0" w:space="0" w:color="auto"/>
        <w:bottom w:val="none" w:sz="0" w:space="0" w:color="auto"/>
        <w:right w:val="none" w:sz="0" w:space="0" w:color="auto"/>
      </w:divBdr>
    </w:div>
    <w:div w:id="677970020">
      <w:bodyDiv w:val="1"/>
      <w:marLeft w:val="0"/>
      <w:marRight w:val="0"/>
      <w:marTop w:val="0"/>
      <w:marBottom w:val="0"/>
      <w:divBdr>
        <w:top w:val="none" w:sz="0" w:space="0" w:color="auto"/>
        <w:left w:val="none" w:sz="0" w:space="0" w:color="auto"/>
        <w:bottom w:val="none" w:sz="0" w:space="0" w:color="auto"/>
        <w:right w:val="none" w:sz="0" w:space="0" w:color="auto"/>
      </w:divBdr>
    </w:div>
    <w:div w:id="759956942">
      <w:bodyDiv w:val="1"/>
      <w:marLeft w:val="0"/>
      <w:marRight w:val="0"/>
      <w:marTop w:val="0"/>
      <w:marBottom w:val="0"/>
      <w:divBdr>
        <w:top w:val="none" w:sz="0" w:space="0" w:color="auto"/>
        <w:left w:val="none" w:sz="0" w:space="0" w:color="auto"/>
        <w:bottom w:val="none" w:sz="0" w:space="0" w:color="auto"/>
        <w:right w:val="none" w:sz="0" w:space="0" w:color="auto"/>
      </w:divBdr>
    </w:div>
    <w:div w:id="787242444">
      <w:bodyDiv w:val="1"/>
      <w:marLeft w:val="0"/>
      <w:marRight w:val="0"/>
      <w:marTop w:val="0"/>
      <w:marBottom w:val="0"/>
      <w:divBdr>
        <w:top w:val="none" w:sz="0" w:space="0" w:color="auto"/>
        <w:left w:val="none" w:sz="0" w:space="0" w:color="auto"/>
        <w:bottom w:val="none" w:sz="0" w:space="0" w:color="auto"/>
        <w:right w:val="none" w:sz="0" w:space="0" w:color="auto"/>
      </w:divBdr>
    </w:div>
    <w:div w:id="948010157">
      <w:bodyDiv w:val="1"/>
      <w:marLeft w:val="0"/>
      <w:marRight w:val="0"/>
      <w:marTop w:val="0"/>
      <w:marBottom w:val="0"/>
      <w:divBdr>
        <w:top w:val="none" w:sz="0" w:space="0" w:color="auto"/>
        <w:left w:val="none" w:sz="0" w:space="0" w:color="auto"/>
        <w:bottom w:val="none" w:sz="0" w:space="0" w:color="auto"/>
        <w:right w:val="none" w:sz="0" w:space="0" w:color="auto"/>
      </w:divBdr>
    </w:div>
    <w:div w:id="1085800985">
      <w:bodyDiv w:val="1"/>
      <w:marLeft w:val="0"/>
      <w:marRight w:val="0"/>
      <w:marTop w:val="0"/>
      <w:marBottom w:val="0"/>
      <w:divBdr>
        <w:top w:val="none" w:sz="0" w:space="0" w:color="auto"/>
        <w:left w:val="none" w:sz="0" w:space="0" w:color="auto"/>
        <w:bottom w:val="none" w:sz="0" w:space="0" w:color="auto"/>
        <w:right w:val="none" w:sz="0" w:space="0" w:color="auto"/>
      </w:divBdr>
    </w:div>
    <w:div w:id="1291936892">
      <w:bodyDiv w:val="1"/>
      <w:marLeft w:val="0"/>
      <w:marRight w:val="0"/>
      <w:marTop w:val="0"/>
      <w:marBottom w:val="0"/>
      <w:divBdr>
        <w:top w:val="none" w:sz="0" w:space="0" w:color="auto"/>
        <w:left w:val="none" w:sz="0" w:space="0" w:color="auto"/>
        <w:bottom w:val="none" w:sz="0" w:space="0" w:color="auto"/>
        <w:right w:val="none" w:sz="0" w:space="0" w:color="auto"/>
      </w:divBdr>
    </w:div>
    <w:div w:id="1293436286">
      <w:bodyDiv w:val="1"/>
      <w:marLeft w:val="0"/>
      <w:marRight w:val="0"/>
      <w:marTop w:val="0"/>
      <w:marBottom w:val="0"/>
      <w:divBdr>
        <w:top w:val="none" w:sz="0" w:space="0" w:color="auto"/>
        <w:left w:val="none" w:sz="0" w:space="0" w:color="auto"/>
        <w:bottom w:val="none" w:sz="0" w:space="0" w:color="auto"/>
        <w:right w:val="none" w:sz="0" w:space="0" w:color="auto"/>
      </w:divBdr>
      <w:divsChild>
        <w:div w:id="943079077">
          <w:marLeft w:val="0"/>
          <w:marRight w:val="0"/>
          <w:marTop w:val="0"/>
          <w:marBottom w:val="0"/>
          <w:divBdr>
            <w:top w:val="none" w:sz="0" w:space="0" w:color="auto"/>
            <w:left w:val="none" w:sz="0" w:space="0" w:color="auto"/>
            <w:bottom w:val="none" w:sz="0" w:space="0" w:color="auto"/>
            <w:right w:val="none" w:sz="0" w:space="0" w:color="auto"/>
          </w:divBdr>
          <w:divsChild>
            <w:div w:id="62065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75449">
      <w:bodyDiv w:val="1"/>
      <w:marLeft w:val="0"/>
      <w:marRight w:val="0"/>
      <w:marTop w:val="0"/>
      <w:marBottom w:val="0"/>
      <w:divBdr>
        <w:top w:val="none" w:sz="0" w:space="0" w:color="auto"/>
        <w:left w:val="none" w:sz="0" w:space="0" w:color="auto"/>
        <w:bottom w:val="none" w:sz="0" w:space="0" w:color="auto"/>
        <w:right w:val="none" w:sz="0" w:space="0" w:color="auto"/>
      </w:divBdr>
    </w:div>
    <w:div w:id="1373076385">
      <w:bodyDiv w:val="1"/>
      <w:marLeft w:val="0"/>
      <w:marRight w:val="0"/>
      <w:marTop w:val="0"/>
      <w:marBottom w:val="0"/>
      <w:divBdr>
        <w:top w:val="none" w:sz="0" w:space="0" w:color="auto"/>
        <w:left w:val="none" w:sz="0" w:space="0" w:color="auto"/>
        <w:bottom w:val="none" w:sz="0" w:space="0" w:color="auto"/>
        <w:right w:val="none" w:sz="0" w:space="0" w:color="auto"/>
      </w:divBdr>
      <w:divsChild>
        <w:div w:id="1476800046">
          <w:marLeft w:val="0"/>
          <w:marRight w:val="0"/>
          <w:marTop w:val="0"/>
          <w:marBottom w:val="0"/>
          <w:divBdr>
            <w:top w:val="none" w:sz="0" w:space="0" w:color="auto"/>
            <w:left w:val="none" w:sz="0" w:space="0" w:color="auto"/>
            <w:bottom w:val="none" w:sz="0" w:space="0" w:color="auto"/>
            <w:right w:val="none" w:sz="0" w:space="0" w:color="auto"/>
          </w:divBdr>
        </w:div>
        <w:div w:id="551573596">
          <w:marLeft w:val="0"/>
          <w:marRight w:val="0"/>
          <w:marTop w:val="0"/>
          <w:marBottom w:val="0"/>
          <w:divBdr>
            <w:top w:val="none" w:sz="0" w:space="0" w:color="auto"/>
            <w:left w:val="none" w:sz="0" w:space="0" w:color="auto"/>
            <w:bottom w:val="none" w:sz="0" w:space="0" w:color="auto"/>
            <w:right w:val="none" w:sz="0" w:space="0" w:color="auto"/>
          </w:divBdr>
        </w:div>
      </w:divsChild>
    </w:div>
    <w:div w:id="1441684461">
      <w:bodyDiv w:val="1"/>
      <w:marLeft w:val="0"/>
      <w:marRight w:val="0"/>
      <w:marTop w:val="0"/>
      <w:marBottom w:val="0"/>
      <w:divBdr>
        <w:top w:val="none" w:sz="0" w:space="0" w:color="auto"/>
        <w:left w:val="none" w:sz="0" w:space="0" w:color="auto"/>
        <w:bottom w:val="none" w:sz="0" w:space="0" w:color="auto"/>
        <w:right w:val="none" w:sz="0" w:space="0" w:color="auto"/>
      </w:divBdr>
    </w:div>
    <w:div w:id="1448087647">
      <w:bodyDiv w:val="1"/>
      <w:marLeft w:val="0"/>
      <w:marRight w:val="0"/>
      <w:marTop w:val="0"/>
      <w:marBottom w:val="0"/>
      <w:divBdr>
        <w:top w:val="none" w:sz="0" w:space="0" w:color="auto"/>
        <w:left w:val="none" w:sz="0" w:space="0" w:color="auto"/>
        <w:bottom w:val="none" w:sz="0" w:space="0" w:color="auto"/>
        <w:right w:val="none" w:sz="0" w:space="0" w:color="auto"/>
      </w:divBdr>
    </w:div>
    <w:div w:id="1456102405">
      <w:bodyDiv w:val="1"/>
      <w:marLeft w:val="0"/>
      <w:marRight w:val="0"/>
      <w:marTop w:val="0"/>
      <w:marBottom w:val="0"/>
      <w:divBdr>
        <w:top w:val="none" w:sz="0" w:space="0" w:color="auto"/>
        <w:left w:val="none" w:sz="0" w:space="0" w:color="auto"/>
        <w:bottom w:val="none" w:sz="0" w:space="0" w:color="auto"/>
        <w:right w:val="none" w:sz="0" w:space="0" w:color="auto"/>
      </w:divBdr>
    </w:div>
    <w:div w:id="1564633883">
      <w:bodyDiv w:val="1"/>
      <w:marLeft w:val="0"/>
      <w:marRight w:val="0"/>
      <w:marTop w:val="0"/>
      <w:marBottom w:val="0"/>
      <w:divBdr>
        <w:top w:val="none" w:sz="0" w:space="0" w:color="auto"/>
        <w:left w:val="none" w:sz="0" w:space="0" w:color="auto"/>
        <w:bottom w:val="none" w:sz="0" w:space="0" w:color="auto"/>
        <w:right w:val="none" w:sz="0" w:space="0" w:color="auto"/>
      </w:divBdr>
    </w:div>
    <w:div w:id="1657419189">
      <w:bodyDiv w:val="1"/>
      <w:marLeft w:val="0"/>
      <w:marRight w:val="0"/>
      <w:marTop w:val="0"/>
      <w:marBottom w:val="0"/>
      <w:divBdr>
        <w:top w:val="none" w:sz="0" w:space="0" w:color="auto"/>
        <w:left w:val="none" w:sz="0" w:space="0" w:color="auto"/>
        <w:bottom w:val="none" w:sz="0" w:space="0" w:color="auto"/>
        <w:right w:val="none" w:sz="0" w:space="0" w:color="auto"/>
      </w:divBdr>
    </w:div>
    <w:div w:id="1791048820">
      <w:bodyDiv w:val="1"/>
      <w:marLeft w:val="0"/>
      <w:marRight w:val="0"/>
      <w:marTop w:val="0"/>
      <w:marBottom w:val="0"/>
      <w:divBdr>
        <w:top w:val="none" w:sz="0" w:space="0" w:color="auto"/>
        <w:left w:val="none" w:sz="0" w:space="0" w:color="auto"/>
        <w:bottom w:val="none" w:sz="0" w:space="0" w:color="auto"/>
        <w:right w:val="none" w:sz="0" w:space="0" w:color="auto"/>
      </w:divBdr>
    </w:div>
    <w:div w:id="1840731324">
      <w:bodyDiv w:val="1"/>
      <w:marLeft w:val="0"/>
      <w:marRight w:val="0"/>
      <w:marTop w:val="0"/>
      <w:marBottom w:val="0"/>
      <w:divBdr>
        <w:top w:val="none" w:sz="0" w:space="0" w:color="auto"/>
        <w:left w:val="none" w:sz="0" w:space="0" w:color="auto"/>
        <w:bottom w:val="none" w:sz="0" w:space="0" w:color="auto"/>
        <w:right w:val="none" w:sz="0" w:space="0" w:color="auto"/>
      </w:divBdr>
    </w:div>
    <w:div w:id="1981497633">
      <w:bodyDiv w:val="1"/>
      <w:marLeft w:val="0"/>
      <w:marRight w:val="0"/>
      <w:marTop w:val="0"/>
      <w:marBottom w:val="0"/>
      <w:divBdr>
        <w:top w:val="none" w:sz="0" w:space="0" w:color="auto"/>
        <w:left w:val="none" w:sz="0" w:space="0" w:color="auto"/>
        <w:bottom w:val="none" w:sz="0" w:space="0" w:color="auto"/>
        <w:right w:val="none" w:sz="0" w:space="0" w:color="auto"/>
      </w:divBdr>
      <w:divsChild>
        <w:div w:id="1857308480">
          <w:marLeft w:val="0"/>
          <w:marRight w:val="0"/>
          <w:marTop w:val="0"/>
          <w:marBottom w:val="0"/>
          <w:divBdr>
            <w:top w:val="none" w:sz="0" w:space="0" w:color="auto"/>
            <w:left w:val="none" w:sz="0" w:space="0" w:color="auto"/>
            <w:bottom w:val="none" w:sz="0" w:space="0" w:color="auto"/>
            <w:right w:val="none" w:sz="0" w:space="0" w:color="auto"/>
          </w:divBdr>
        </w:div>
        <w:div w:id="1904363441">
          <w:marLeft w:val="0"/>
          <w:marRight w:val="0"/>
          <w:marTop w:val="0"/>
          <w:marBottom w:val="0"/>
          <w:divBdr>
            <w:top w:val="none" w:sz="0" w:space="0" w:color="auto"/>
            <w:left w:val="none" w:sz="0" w:space="0" w:color="auto"/>
            <w:bottom w:val="none" w:sz="0" w:space="0" w:color="auto"/>
            <w:right w:val="none" w:sz="0" w:space="0" w:color="auto"/>
          </w:divBdr>
        </w:div>
      </w:divsChild>
    </w:div>
    <w:div w:id="2103450958">
      <w:bodyDiv w:val="1"/>
      <w:marLeft w:val="0"/>
      <w:marRight w:val="0"/>
      <w:marTop w:val="0"/>
      <w:marBottom w:val="0"/>
      <w:divBdr>
        <w:top w:val="none" w:sz="0" w:space="0" w:color="auto"/>
        <w:left w:val="none" w:sz="0" w:space="0" w:color="auto"/>
        <w:bottom w:val="none" w:sz="0" w:space="0" w:color="auto"/>
        <w:right w:val="none" w:sz="0" w:space="0" w:color="auto"/>
      </w:divBdr>
    </w:div>
    <w:div w:id="21353643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2.tmp"/><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tmp"/><Relationship Id="rId34" Type="http://schemas.microsoft.com/office/2011/relationships/people" Target="people.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1.tmp"/><Relationship Id="rId25" Type="http://schemas.openxmlformats.org/officeDocument/2006/relationships/image" Target="media/image9.tmp"/><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JoyceYJ01/Automated-PWV-measurement-pipeline/" TargetMode="External"/><Relationship Id="rId20" Type="http://schemas.openxmlformats.org/officeDocument/2006/relationships/image" Target="media/image4.tmp"/><Relationship Id="rId29" Type="http://schemas.openxmlformats.org/officeDocument/2006/relationships/image" Target="media/image13.tmp"/><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hyperlink" Target="https://www.sciencedirect.com/science/article/pii/S0730725X24002340" TargetMode="External"/><Relationship Id="rId5" Type="http://schemas.openxmlformats.org/officeDocument/2006/relationships/customXml" Target="../customXml/item5.xml"/><Relationship Id="rId15" Type="http://schemas.microsoft.com/office/2018/08/relationships/commentsExtensible" Target="commentsExtensible.xml"/><Relationship Id="rId23" Type="http://schemas.openxmlformats.org/officeDocument/2006/relationships/image" Target="media/image7.tmp"/><Relationship Id="rId28" Type="http://schemas.openxmlformats.org/officeDocument/2006/relationships/image" Target="media/image12.tmp"/><Relationship Id="rId10" Type="http://schemas.openxmlformats.org/officeDocument/2006/relationships/footnotes" Target="footnotes.xml"/><Relationship Id="rId19" Type="http://schemas.openxmlformats.org/officeDocument/2006/relationships/image" Target="media/image3.tmp"/><Relationship Id="rId31" Type="http://schemas.openxmlformats.org/officeDocument/2006/relationships/hyperlink" Target="https://www.sciencedirect.com/science/article/pii/S0730725X24002340"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1.tmp"/><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EB86EBA-461E-471D-881F-35AC7E5AF8FA}">
  <we:reference id="f78a3046-9e99-4300-aa2b-5814002b01a2" version="1.55.1.0" store="EXCatalog" storeType="EXCatalog"/>
  <we:alternateReferences>
    <we:reference id="WA104382081" version="1.55.1.0" store="en-GB"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550331e-160f-43dd-ac71-c072d28aeec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0727F2B89163548BB56C3B80A267E42" ma:contentTypeVersion="13" ma:contentTypeDescription="Create a new document." ma:contentTypeScope="" ma:versionID="10dd1ec4bd2d6a34a6113c59f83d0e55">
  <xsd:schema xmlns:xsd="http://www.w3.org/2001/XMLSchema" xmlns:xs="http://www.w3.org/2001/XMLSchema" xmlns:p="http://schemas.microsoft.com/office/2006/metadata/properties" xmlns:ns3="9550331e-160f-43dd-ac71-c072d28aeec9" xmlns:ns4="72150cf6-d3bb-4a4e-b55e-05ecbd2e454c" targetNamespace="http://schemas.microsoft.com/office/2006/metadata/properties" ma:root="true" ma:fieldsID="d54dfffedbbb0147302fbc42325dfaa0" ns3:_="" ns4:_="">
    <xsd:import namespace="9550331e-160f-43dd-ac71-c072d28aeec9"/>
    <xsd:import namespace="72150cf6-d3bb-4a4e-b55e-05ecbd2e454c"/>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SearchProperties" minOccurs="0"/>
                <xsd:element ref="ns4:SharedWithUsers" minOccurs="0"/>
                <xsd:element ref="ns4:SharedWithDetails" minOccurs="0"/>
                <xsd:element ref="ns4:SharingHintHash" minOccurs="0"/>
                <xsd:element ref="ns3:MediaServiceDateTaken" minOccurs="0"/>
                <xsd:element ref="ns3:MediaServiceGenerationTime" minOccurs="0"/>
                <xsd:element ref="ns3:MediaServiceEventHashCode" minOccurs="0"/>
                <xsd:element ref="ns3:MediaServiceSystem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50331e-160f-43dd-ac71-c072d28aee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2150cf6-d3bb-4a4e-b55e-05ecbd2e454c"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5.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064FB6BF-5767-4F80-897B-5CD3721F8437}">
  <ds:schemaRefs>
    <ds:schemaRef ds:uri="http://schemas.microsoft.com/office/2006/metadata/properties"/>
    <ds:schemaRef ds:uri="http://schemas.microsoft.com/office/infopath/2007/PartnerControls"/>
    <ds:schemaRef ds:uri="9550331e-160f-43dd-ac71-c072d28aeec9"/>
  </ds:schemaRefs>
</ds:datastoreItem>
</file>

<file path=customXml/itemProps2.xml><?xml version="1.0" encoding="utf-8"?>
<ds:datastoreItem xmlns:ds="http://schemas.openxmlformats.org/officeDocument/2006/customXml" ds:itemID="{D79C4FE8-057E-42B4-BC95-946FDBBAF12A}">
  <ds:schemaRefs>
    <ds:schemaRef ds:uri="http://schemas.microsoft.com/sharepoint/v3/contenttype/forms"/>
  </ds:schemaRefs>
</ds:datastoreItem>
</file>

<file path=customXml/itemProps3.xml><?xml version="1.0" encoding="utf-8"?>
<ds:datastoreItem xmlns:ds="http://schemas.openxmlformats.org/officeDocument/2006/customXml" ds:itemID="{DBDA0F34-CC54-4E81-8A65-1A004E1C19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50331e-160f-43dd-ac71-c072d28aeec9"/>
    <ds:schemaRef ds:uri="72150cf6-d3bb-4a4e-b55e-05ecbd2e45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094BD39-7652-4AF8-AB52-37C62A337881}">
  <ds:schemaRefs>
    <ds:schemaRef ds:uri="http://schemas.openxmlformats.org/officeDocument/2006/bibliography"/>
  </ds:schemaRefs>
</ds:datastoreItem>
</file>

<file path=customXml/itemProps5.xml><?xml version="1.0" encoding="utf-8"?>
<ds:datastoreItem xmlns:ds="http://schemas.openxmlformats.org/officeDocument/2006/customXml" ds:itemID="{B1977F7D-205B-4081-913C-38D41E755F92}">
  <ds:schemaRefs>
    <ds:schemaRef ds:uri="http://www.wps.cn/officeDocument/2013/wpsCustomData"/>
  </ds:schemaRefs>
</ds:datastoreItem>
</file>

<file path=docMetadata/LabelInfo.xml><?xml version="1.0" encoding="utf-8"?>
<clbl:labelList xmlns:clbl="http://schemas.microsoft.com/office/2020/mipLabelMetadata">
  <clbl:label id="{1faf88fe-a998-4c5b-93c9-210a11d9a5c2}" enabled="0" method="" siteId="{1faf88fe-a998-4c5b-93c9-210a11d9a5c2}" removed="1"/>
</clbl:labelList>
</file>

<file path=docProps/app.xml><?xml version="1.0" encoding="utf-8"?>
<Properties xmlns="http://schemas.openxmlformats.org/officeDocument/2006/extended-properties" xmlns:vt="http://schemas.openxmlformats.org/officeDocument/2006/docPropsVTypes">
  <Template>Normal.dotm</Template>
  <TotalTime>122</TotalTime>
  <Pages>26</Pages>
  <Words>38049</Words>
  <Characters>216884</Characters>
  <Application>Microsoft Office Word</Application>
  <DocSecurity>0</DocSecurity>
  <Lines>1807</Lines>
  <Paragraphs>508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 Yue</dc:creator>
  <cp:keywords/>
  <dc:description/>
  <cp:lastModifiedBy>Jiang, Yue</cp:lastModifiedBy>
  <cp:revision>10</cp:revision>
  <dcterms:created xsi:type="dcterms:W3CDTF">2025-03-04T15:41:00Z</dcterms:created>
  <dcterms:modified xsi:type="dcterms:W3CDTF">2025-03-04T17:46:00Z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http://www.zotero.org/styles/magnetic-resonance-imaging</vt:lpwstr>
  </property>
  <property fmtid="{D5CDD505-2E9C-101B-9397-08002B2CF9AE}" pid="4" name="Mendeley Unique User Id_1">
    <vt:lpwstr>33188909-d3eb-3357-8de4-7d51f4b5b087</vt:lpwstr>
  </property>
  <property fmtid="{D5CDD505-2E9C-101B-9397-08002B2CF9AE}" pid="5" name="KSOProductBuildVer">
    <vt:lpwstr>1033-3.1.4.5932</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http://www.zotero.org/styles/magnetic-resonance-imaging</vt:lpwstr>
  </property>
  <property fmtid="{D5CDD505-2E9C-101B-9397-08002B2CF9AE}" pid="21" name="Mendeley Recent Style Name 7_1">
    <vt:lpwstr>Magnetic Resonance Imaging</vt:lpwstr>
  </property>
  <property fmtid="{D5CDD505-2E9C-101B-9397-08002B2CF9AE}" pid="22" name="Mendeley Recent Style Id 8_1">
    <vt:lpwstr>http://www.zotero.org/styles/modern-humanities-research-association</vt:lpwstr>
  </property>
  <property fmtid="{D5CDD505-2E9C-101B-9397-08002B2CF9AE}" pid="23" name="Mendeley Recent Style Name 8_1">
    <vt:lpwstr>Modern Humanities Research Association 3rd edition (note with bibliography)</vt:lpwstr>
  </property>
  <property fmtid="{D5CDD505-2E9C-101B-9397-08002B2CF9AE}" pid="24" name="Mendeley Recent Style Id 9_1">
    <vt:lpwstr>http://www.zotero.org/styles/modern-language-association</vt:lpwstr>
  </property>
  <property fmtid="{D5CDD505-2E9C-101B-9397-08002B2CF9AE}" pid="25" name="Mendeley Recent Style Name 9_1">
    <vt:lpwstr>Modern Language Association 8th edition</vt:lpwstr>
  </property>
  <property fmtid="{D5CDD505-2E9C-101B-9397-08002B2CF9AE}" pid="26" name="ContentTypeId">
    <vt:lpwstr>0x01010030727F2B89163548BB56C3B80A267E42</vt:lpwstr>
  </property>
</Properties>
</file>